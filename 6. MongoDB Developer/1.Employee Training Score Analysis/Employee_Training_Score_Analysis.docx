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A5CE4" w14:textId="77777777" w:rsidR="00420B84" w:rsidRPr="009F547D" w:rsidDel="009F23AE" w:rsidRDefault="00420B84" w:rsidP="00420B84">
      <w:pPr>
        <w:spacing w:line="360" w:lineRule="auto"/>
        <w:jc w:val="center"/>
        <w:rPr>
          <w:del w:id="0" w:author="Swapna Samir Shukla" w:date="2024-06-25T23:14:00Z" w16du:dateUtc="2024-06-25T17:44:00Z"/>
          <w:b/>
          <w:color w:val="000000" w:themeColor="text1"/>
          <w:u w:val="single"/>
          <w:rPrChange w:id="1" w:author="Swapna Samir Shukla" w:date="2024-06-25T22:52:00Z" w16du:dateUtc="2024-06-25T17:22:00Z">
            <w:rPr>
              <w:del w:id="2" w:author="Swapna Samir Shukla" w:date="2024-06-25T23:14:00Z" w16du:dateUtc="2024-06-25T17:44:00Z"/>
              <w:b/>
              <w:u w:val="single"/>
            </w:rPr>
          </w:rPrChange>
        </w:rPr>
      </w:pPr>
    </w:p>
    <w:p w14:paraId="38DA68CD" w14:textId="77777777" w:rsidR="00420B84" w:rsidRPr="009F547D" w:rsidDel="009F23AE" w:rsidRDefault="00420B84" w:rsidP="00420B84">
      <w:pPr>
        <w:spacing w:line="360" w:lineRule="auto"/>
        <w:jc w:val="center"/>
        <w:rPr>
          <w:del w:id="3" w:author="Swapna Samir Shukla" w:date="2024-06-25T23:14:00Z" w16du:dateUtc="2024-06-25T17:44:00Z"/>
          <w:b/>
          <w:color w:val="000000" w:themeColor="text1"/>
          <w:sz w:val="72"/>
          <w:szCs w:val="72"/>
          <w:u w:val="single"/>
          <w:rPrChange w:id="4" w:author="Swapna Samir Shukla" w:date="2024-06-25T22:52:00Z" w16du:dateUtc="2024-06-25T17:22:00Z">
            <w:rPr>
              <w:del w:id="5" w:author="Swapna Samir Shukla" w:date="2024-06-25T23:14:00Z" w16du:dateUtc="2024-06-25T17:44:00Z"/>
              <w:b/>
              <w:sz w:val="72"/>
              <w:szCs w:val="72"/>
              <w:u w:val="single"/>
            </w:rPr>
          </w:rPrChange>
        </w:rPr>
      </w:pPr>
    </w:p>
    <w:p w14:paraId="2DF34F60" w14:textId="77777777" w:rsidR="00420B84" w:rsidRPr="009F547D" w:rsidDel="009F23AE" w:rsidRDefault="00420B84" w:rsidP="00420B84">
      <w:pPr>
        <w:spacing w:line="360" w:lineRule="auto"/>
        <w:jc w:val="center"/>
        <w:rPr>
          <w:del w:id="6" w:author="Swapna Samir Shukla" w:date="2024-06-25T23:14:00Z" w16du:dateUtc="2024-06-25T17:44:00Z"/>
          <w:b/>
          <w:color w:val="000000" w:themeColor="text1"/>
          <w:sz w:val="72"/>
          <w:szCs w:val="72"/>
          <w:u w:val="single"/>
          <w:rPrChange w:id="7" w:author="Swapna Samir Shukla" w:date="2024-06-25T22:52:00Z" w16du:dateUtc="2024-06-25T17:22:00Z">
            <w:rPr>
              <w:del w:id="8" w:author="Swapna Samir Shukla" w:date="2024-06-25T23:14:00Z" w16du:dateUtc="2024-06-25T17:44:00Z"/>
              <w:b/>
              <w:sz w:val="72"/>
              <w:szCs w:val="72"/>
              <w:u w:val="single"/>
            </w:rPr>
          </w:rPrChange>
        </w:rPr>
      </w:pPr>
    </w:p>
    <w:p w14:paraId="6A38D39D" w14:textId="77777777" w:rsidR="00420B84" w:rsidRPr="009F547D" w:rsidRDefault="00420B84" w:rsidP="00420B84">
      <w:pPr>
        <w:spacing w:line="360" w:lineRule="auto"/>
        <w:jc w:val="center"/>
        <w:rPr>
          <w:b/>
          <w:color w:val="000000" w:themeColor="text1"/>
          <w:sz w:val="72"/>
          <w:szCs w:val="72"/>
          <w:u w:val="single"/>
          <w:rPrChange w:id="9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</w:pPr>
    </w:p>
    <w:p w14:paraId="211B21A7" w14:textId="61B6D448" w:rsidR="00420B84" w:rsidRPr="009F547D" w:rsidRDefault="006C1903" w:rsidP="00420B84">
      <w:pPr>
        <w:spacing w:line="360" w:lineRule="auto"/>
        <w:jc w:val="center"/>
        <w:rPr>
          <w:b/>
          <w:color w:val="000000" w:themeColor="text1"/>
          <w:sz w:val="72"/>
          <w:szCs w:val="72"/>
          <w:u w:val="single"/>
          <w:rPrChange w:id="10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</w:pPr>
      <w:r w:rsidRPr="009F547D">
        <w:rPr>
          <w:b/>
          <w:color w:val="000000" w:themeColor="text1"/>
          <w:sz w:val="72"/>
          <w:szCs w:val="72"/>
          <w:u w:val="single"/>
          <w:rPrChange w:id="11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>MongoDB</w:t>
      </w:r>
      <w:r w:rsidR="00DB3D16" w:rsidRPr="009F547D">
        <w:rPr>
          <w:b/>
          <w:color w:val="000000" w:themeColor="text1"/>
          <w:sz w:val="72"/>
          <w:szCs w:val="72"/>
          <w:u w:val="single"/>
          <w:rPrChange w:id="12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>—</w:t>
      </w:r>
      <w:r w:rsidRPr="009F547D">
        <w:rPr>
          <w:b/>
          <w:color w:val="000000" w:themeColor="text1"/>
          <w:sz w:val="72"/>
          <w:szCs w:val="72"/>
          <w:u w:val="single"/>
          <w:rPrChange w:id="13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>NoSQL Document Store</w:t>
      </w:r>
      <w:r w:rsidR="00DB3D16" w:rsidRPr="009F547D">
        <w:rPr>
          <w:b/>
          <w:color w:val="000000" w:themeColor="text1"/>
          <w:sz w:val="72"/>
          <w:szCs w:val="72"/>
          <w:u w:val="single"/>
          <w:rPrChange w:id="14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>—</w:t>
      </w:r>
      <w:r w:rsidRPr="009F547D">
        <w:rPr>
          <w:b/>
          <w:color w:val="000000" w:themeColor="text1"/>
          <w:sz w:val="72"/>
          <w:szCs w:val="72"/>
          <w:u w:val="single"/>
          <w:rPrChange w:id="15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 xml:space="preserve">Employee </w:t>
      </w:r>
      <w:r w:rsidR="00440233" w:rsidRPr="009F547D">
        <w:rPr>
          <w:b/>
          <w:color w:val="000000" w:themeColor="text1"/>
          <w:sz w:val="72"/>
          <w:szCs w:val="72"/>
          <w:u w:val="single"/>
          <w:rPrChange w:id="16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>T</w:t>
      </w:r>
      <w:r w:rsidRPr="009F547D">
        <w:rPr>
          <w:b/>
          <w:color w:val="000000" w:themeColor="text1"/>
          <w:sz w:val="72"/>
          <w:szCs w:val="72"/>
          <w:u w:val="single"/>
          <w:rPrChange w:id="17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 xml:space="preserve">raining </w:t>
      </w:r>
      <w:r w:rsidR="00440233" w:rsidRPr="009F547D">
        <w:rPr>
          <w:b/>
          <w:color w:val="000000" w:themeColor="text1"/>
          <w:sz w:val="72"/>
          <w:szCs w:val="72"/>
          <w:u w:val="single"/>
          <w:rPrChange w:id="18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>S</w:t>
      </w:r>
      <w:r w:rsidRPr="009F547D">
        <w:rPr>
          <w:b/>
          <w:color w:val="000000" w:themeColor="text1"/>
          <w:sz w:val="72"/>
          <w:szCs w:val="72"/>
          <w:u w:val="single"/>
          <w:rPrChange w:id="19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 xml:space="preserve">core </w:t>
      </w:r>
      <w:r w:rsidR="00440233" w:rsidRPr="009F547D">
        <w:rPr>
          <w:b/>
          <w:color w:val="000000" w:themeColor="text1"/>
          <w:sz w:val="72"/>
          <w:szCs w:val="72"/>
          <w:u w:val="single"/>
          <w:rPrChange w:id="20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>A</w:t>
      </w:r>
      <w:r w:rsidRPr="009F547D">
        <w:rPr>
          <w:b/>
          <w:color w:val="000000" w:themeColor="text1"/>
          <w:sz w:val="72"/>
          <w:szCs w:val="72"/>
          <w:u w:val="single"/>
          <w:rPrChange w:id="21" w:author="Swapna Samir Shukla" w:date="2024-06-25T22:52:00Z" w16du:dateUtc="2024-06-25T17:22:00Z">
            <w:rPr>
              <w:b/>
              <w:sz w:val="72"/>
              <w:szCs w:val="72"/>
              <w:u w:val="single"/>
            </w:rPr>
          </w:rPrChange>
        </w:rPr>
        <w:t>nalysis</w:t>
      </w:r>
    </w:p>
    <w:p w14:paraId="28E6C18F" w14:textId="77777777" w:rsidR="00420B84" w:rsidRPr="009F547D" w:rsidRDefault="00420B84" w:rsidP="00420B84">
      <w:pPr>
        <w:spacing w:line="360" w:lineRule="auto"/>
        <w:rPr>
          <w:b/>
          <w:color w:val="000000" w:themeColor="text1"/>
          <w:u w:val="single"/>
          <w:rPrChange w:id="22" w:author="Swapna Samir Shukla" w:date="2024-06-25T22:52:00Z" w16du:dateUtc="2024-06-25T17:22:00Z">
            <w:rPr>
              <w:b/>
              <w:u w:val="single"/>
            </w:rPr>
          </w:rPrChange>
        </w:rPr>
      </w:pPr>
    </w:p>
    <w:p w14:paraId="379C6623" w14:textId="77777777" w:rsidR="00420B84" w:rsidRPr="009F547D" w:rsidRDefault="00420B84" w:rsidP="00420B84">
      <w:pPr>
        <w:spacing w:line="360" w:lineRule="auto"/>
        <w:jc w:val="center"/>
        <w:rPr>
          <w:b/>
          <w:color w:val="000000" w:themeColor="text1"/>
          <w:u w:val="single"/>
          <w:rPrChange w:id="23" w:author="Swapna Samir Shukla" w:date="2024-06-25T22:52:00Z" w16du:dateUtc="2024-06-25T17:22:00Z">
            <w:rPr>
              <w:b/>
              <w:u w:val="single"/>
            </w:rPr>
          </w:rPrChange>
        </w:rPr>
      </w:pPr>
    </w:p>
    <w:p w14:paraId="060728BB" w14:textId="77777777" w:rsidR="00420B84" w:rsidRPr="009F547D" w:rsidRDefault="00420B84" w:rsidP="00420B84">
      <w:pPr>
        <w:spacing w:line="360" w:lineRule="auto"/>
        <w:rPr>
          <w:b/>
          <w:color w:val="000000" w:themeColor="text1"/>
          <w:u w:val="single"/>
          <w:rPrChange w:id="24" w:author="Swapna Samir Shukla" w:date="2024-06-25T22:52:00Z" w16du:dateUtc="2024-06-25T17:22:00Z">
            <w:rPr>
              <w:b/>
              <w:u w:val="single"/>
            </w:rPr>
          </w:rPrChange>
        </w:rPr>
      </w:pPr>
      <w:r w:rsidRPr="009F547D">
        <w:rPr>
          <w:b/>
          <w:color w:val="000000" w:themeColor="text1"/>
          <w:u w:val="single"/>
          <w:rPrChange w:id="25" w:author="Swapna Samir Shukla" w:date="2024-06-25T22:52:00Z" w16du:dateUtc="2024-06-25T17:22:00Z">
            <w:rPr>
              <w:b/>
              <w:u w:val="single"/>
            </w:rPr>
          </w:rPrChange>
        </w:rPr>
        <w:br w:type="page"/>
      </w:r>
    </w:p>
    <w:p w14:paraId="2CECCE6B" w14:textId="4C36179C" w:rsidR="00420B84" w:rsidRPr="009F547D" w:rsidRDefault="00420B84" w:rsidP="00420B84">
      <w:pPr>
        <w:spacing w:line="360" w:lineRule="auto"/>
        <w:jc w:val="center"/>
        <w:rPr>
          <w:b/>
          <w:color w:val="000000" w:themeColor="text1"/>
          <w:u w:val="single"/>
          <w:rPrChange w:id="26" w:author="Swapna Samir Shukla" w:date="2024-06-25T22:52:00Z" w16du:dateUtc="2024-06-25T17:22:00Z">
            <w:rPr>
              <w:b/>
              <w:u w:val="single"/>
            </w:rPr>
          </w:rPrChange>
        </w:rPr>
      </w:pPr>
      <w:r w:rsidRPr="009F547D">
        <w:rPr>
          <w:b/>
          <w:color w:val="000000" w:themeColor="text1"/>
          <w:u w:val="single"/>
          <w:rPrChange w:id="27" w:author="Swapna Samir Shukla" w:date="2024-06-25T22:52:00Z" w16du:dateUtc="2024-06-25T17:22:00Z">
            <w:rPr>
              <w:b/>
              <w:u w:val="single"/>
            </w:rPr>
          </w:rPrChange>
        </w:rPr>
        <w:lastRenderedPageBreak/>
        <w:t xml:space="preserve">Analyze </w:t>
      </w:r>
      <w:r w:rsidR="00C3292C" w:rsidRPr="009F547D">
        <w:rPr>
          <w:b/>
          <w:color w:val="000000" w:themeColor="text1"/>
          <w:u w:val="single"/>
          <w:rPrChange w:id="28" w:author="Swapna Samir Shukla" w:date="2024-06-25T22:52:00Z" w16du:dateUtc="2024-06-25T17:22:00Z">
            <w:rPr>
              <w:b/>
              <w:u w:val="single"/>
            </w:rPr>
          </w:rPrChange>
        </w:rPr>
        <w:t>Employee Training score data</w:t>
      </w:r>
      <w:r w:rsidR="00BD2A83" w:rsidRPr="009F547D">
        <w:rPr>
          <w:b/>
          <w:color w:val="000000" w:themeColor="text1"/>
          <w:u w:val="single"/>
          <w:rPrChange w:id="29" w:author="Swapna Samir Shukla" w:date="2024-06-25T22:52:00Z" w16du:dateUtc="2024-06-25T17:22:00Z">
            <w:rPr>
              <w:b/>
              <w:u w:val="single"/>
            </w:rPr>
          </w:rPrChange>
        </w:rPr>
        <w:t xml:space="preserve"> </w:t>
      </w:r>
    </w:p>
    <w:p w14:paraId="69B772EC" w14:textId="0C256021" w:rsidR="002F043A" w:rsidRPr="009F547D" w:rsidRDefault="00A034FD" w:rsidP="002F043A">
      <w:pPr>
        <w:rPr>
          <w:color w:val="000000" w:themeColor="text1"/>
          <w:rPrChange w:id="30" w:author="Swapna Samir Shukla" w:date="2024-06-25T22:52:00Z" w16du:dateUtc="2024-06-25T17:22:00Z">
            <w:rPr/>
          </w:rPrChange>
        </w:rPr>
      </w:pPr>
      <w:r w:rsidRPr="009F547D">
        <w:rPr>
          <w:b/>
          <w:color w:val="000000" w:themeColor="text1"/>
          <w:rPrChange w:id="31" w:author="Swapna Samir Shukla" w:date="2024-06-25T22:52:00Z" w16du:dateUtc="2024-06-25T17:22:00Z">
            <w:rPr>
              <w:b/>
            </w:rPr>
          </w:rPrChange>
        </w:rPr>
        <w:t>PQR C</w:t>
      </w:r>
      <w:r w:rsidR="00965C38" w:rsidRPr="009F547D">
        <w:rPr>
          <w:b/>
          <w:color w:val="000000" w:themeColor="text1"/>
          <w:rPrChange w:id="32" w:author="Swapna Samir Shukla" w:date="2024-06-25T22:52:00Z" w16du:dateUtc="2024-06-25T17:22:00Z">
            <w:rPr>
              <w:b/>
            </w:rPr>
          </w:rPrChange>
        </w:rPr>
        <w:t>orp</w:t>
      </w:r>
      <w:r w:rsidR="002F043A" w:rsidRPr="009F547D">
        <w:rPr>
          <w:color w:val="000000" w:themeColor="text1"/>
          <w:rPrChange w:id="33" w:author="Swapna Samir Shukla" w:date="2024-06-25T22:52:00Z" w16du:dateUtc="2024-06-25T17:22:00Z">
            <w:rPr/>
          </w:rPrChange>
        </w:rPr>
        <w:t xml:space="preserve"> is</w:t>
      </w:r>
      <w:r w:rsidR="00965C38" w:rsidRPr="009F547D">
        <w:rPr>
          <w:color w:val="000000" w:themeColor="text1"/>
          <w:rPrChange w:id="34" w:author="Swapna Samir Shukla" w:date="2024-06-25T22:52:00Z" w16du:dateUtc="2024-06-25T17:22:00Z">
            <w:rPr/>
          </w:rPrChange>
        </w:rPr>
        <w:t xml:space="preserve"> a leading corporate training provider. A lot of prestigious organizations send their employees to PQR</w:t>
      </w:r>
      <w:r w:rsidR="002F043A" w:rsidRPr="009F547D">
        <w:rPr>
          <w:color w:val="000000" w:themeColor="text1"/>
          <w:rPrChange w:id="35" w:author="Swapna Samir Shukla" w:date="2024-06-25T22:52:00Z" w16du:dateUtc="2024-06-25T17:22:00Z">
            <w:rPr/>
          </w:rPrChange>
        </w:rPr>
        <w:t xml:space="preserve"> </w:t>
      </w:r>
      <w:r w:rsidR="00965C38" w:rsidRPr="009F547D">
        <w:rPr>
          <w:color w:val="000000" w:themeColor="text1"/>
          <w:rPrChange w:id="36" w:author="Swapna Samir Shukla" w:date="2024-06-25T22:52:00Z" w16du:dateUtc="2024-06-25T17:22:00Z">
            <w:rPr/>
          </w:rPrChange>
        </w:rPr>
        <w:t>Corp for training on different skills. As a distinct training provider</w:t>
      </w:r>
      <w:r w:rsidR="0093738A" w:rsidRPr="009F547D">
        <w:rPr>
          <w:color w:val="000000" w:themeColor="text1"/>
          <w:rPrChange w:id="37" w:author="Swapna Samir Shukla" w:date="2024-06-25T22:52:00Z" w16du:dateUtc="2024-06-25T17:22:00Z">
            <w:rPr/>
          </w:rPrChange>
        </w:rPr>
        <w:t>,</w:t>
      </w:r>
      <w:r w:rsidR="00965C38" w:rsidRPr="009F547D">
        <w:rPr>
          <w:color w:val="000000" w:themeColor="text1"/>
          <w:rPrChange w:id="38" w:author="Swapna Samir Shukla" w:date="2024-06-25T22:52:00Z" w16du:dateUtc="2024-06-25T17:22:00Z">
            <w:rPr/>
          </w:rPrChange>
        </w:rPr>
        <w:t xml:space="preserve"> PQR Corp has decided to share analysis report with their clients. This report will help their clients know </w:t>
      </w:r>
      <w:r w:rsidR="0093738A" w:rsidRPr="009F547D">
        <w:rPr>
          <w:color w:val="000000" w:themeColor="text1"/>
          <w:rPrChange w:id="39" w:author="Swapna Samir Shukla" w:date="2024-06-25T22:52:00Z" w16du:dateUtc="2024-06-25T17:22:00Z">
            <w:rPr/>
          </w:rPrChange>
        </w:rPr>
        <w:t>the</w:t>
      </w:r>
      <w:r w:rsidR="00965C38" w:rsidRPr="009F547D">
        <w:rPr>
          <w:color w:val="000000" w:themeColor="text1"/>
          <w:rPrChange w:id="40" w:author="Swapna Samir Shukla" w:date="2024-06-25T22:52:00Z" w16du:dateUtc="2024-06-25T17:22:00Z">
            <w:rPr/>
          </w:rPrChange>
        </w:rPr>
        <w:t xml:space="preserve"> employees who have completed </w:t>
      </w:r>
      <w:proofErr w:type="gramStart"/>
      <w:r w:rsidR="00965C38" w:rsidRPr="009F547D">
        <w:rPr>
          <w:color w:val="000000" w:themeColor="text1"/>
          <w:rPrChange w:id="41" w:author="Swapna Samir Shukla" w:date="2024-06-25T22:52:00Z" w16du:dateUtc="2024-06-25T17:22:00Z">
            <w:rPr/>
          </w:rPrChange>
        </w:rPr>
        <w:t>training</w:t>
      </w:r>
      <w:proofErr w:type="gramEnd"/>
      <w:r w:rsidR="00965C38" w:rsidRPr="009F547D">
        <w:rPr>
          <w:color w:val="000000" w:themeColor="text1"/>
          <w:rPrChange w:id="42" w:author="Swapna Samir Shukla" w:date="2024-06-25T22:52:00Z" w16du:dateUtc="2024-06-25T17:22:00Z">
            <w:rPr/>
          </w:rPrChange>
        </w:rPr>
        <w:t xml:space="preserve"> and evaluation exam, what are the</w:t>
      </w:r>
      <w:r w:rsidR="0093738A" w:rsidRPr="009F547D">
        <w:rPr>
          <w:color w:val="000000" w:themeColor="text1"/>
          <w:rPrChange w:id="43" w:author="Swapna Samir Shukla" w:date="2024-06-25T22:52:00Z" w16du:dateUtc="2024-06-25T17:22:00Z">
            <w:rPr/>
          </w:rPrChange>
        </w:rPr>
        <w:t>ir</w:t>
      </w:r>
      <w:r w:rsidR="00965C38" w:rsidRPr="009F547D">
        <w:rPr>
          <w:color w:val="000000" w:themeColor="text1"/>
          <w:rPrChange w:id="44" w:author="Swapna Samir Shukla" w:date="2024-06-25T22:52:00Z" w16du:dateUtc="2024-06-25T17:22:00Z">
            <w:rPr/>
          </w:rPrChange>
        </w:rPr>
        <w:t xml:space="preserve"> strengths</w:t>
      </w:r>
      <w:r w:rsidR="005215FC" w:rsidRPr="009F547D">
        <w:rPr>
          <w:color w:val="000000" w:themeColor="text1"/>
          <w:rPrChange w:id="45" w:author="Swapna Samir Shukla" w:date="2024-06-25T22:52:00Z" w16du:dateUtc="2024-06-25T17:22:00Z">
            <w:rPr/>
          </w:rPrChange>
        </w:rPr>
        <w:t>,</w:t>
      </w:r>
      <w:r w:rsidR="00965C38" w:rsidRPr="009F547D">
        <w:rPr>
          <w:color w:val="000000" w:themeColor="text1"/>
          <w:rPrChange w:id="46" w:author="Swapna Samir Shukla" w:date="2024-06-25T22:52:00Z" w16du:dateUtc="2024-06-25T17:22:00Z">
            <w:rPr/>
          </w:rPrChange>
        </w:rPr>
        <w:t xml:space="preserve"> and what are </w:t>
      </w:r>
      <w:r w:rsidR="0093738A" w:rsidRPr="009F547D">
        <w:rPr>
          <w:color w:val="000000" w:themeColor="text1"/>
          <w:rPrChange w:id="47" w:author="Swapna Samir Shukla" w:date="2024-06-25T22:52:00Z" w16du:dateUtc="2024-06-25T17:22:00Z">
            <w:rPr/>
          </w:rPrChange>
        </w:rPr>
        <w:t xml:space="preserve">the </w:t>
      </w:r>
      <w:r w:rsidR="00965C38" w:rsidRPr="009F547D">
        <w:rPr>
          <w:color w:val="000000" w:themeColor="text1"/>
          <w:rPrChange w:id="48" w:author="Swapna Samir Shukla" w:date="2024-06-25T22:52:00Z" w16du:dateUtc="2024-06-25T17:22:00Z">
            <w:rPr/>
          </w:rPrChange>
        </w:rPr>
        <w:t>areas where employee</w:t>
      </w:r>
      <w:r w:rsidR="0093738A" w:rsidRPr="009F547D">
        <w:rPr>
          <w:color w:val="000000" w:themeColor="text1"/>
          <w:rPrChange w:id="49" w:author="Swapna Samir Shukla" w:date="2024-06-25T22:52:00Z" w16du:dateUtc="2024-06-25T17:22:00Z">
            <w:rPr/>
          </w:rPrChange>
        </w:rPr>
        <w:t>s</w:t>
      </w:r>
      <w:r w:rsidR="00965C38" w:rsidRPr="009F547D">
        <w:rPr>
          <w:color w:val="000000" w:themeColor="text1"/>
          <w:rPrChange w:id="50" w:author="Swapna Samir Shukla" w:date="2024-06-25T22:52:00Z" w16du:dateUtc="2024-06-25T17:22:00Z">
            <w:rPr/>
          </w:rPrChange>
        </w:rPr>
        <w:t xml:space="preserve"> need improvement. This is going to be a unique selling feature for the PQR Corp. </w:t>
      </w:r>
      <w:r w:rsidR="0093738A" w:rsidRPr="009F547D">
        <w:rPr>
          <w:color w:val="000000" w:themeColor="text1"/>
          <w:rPrChange w:id="51" w:author="Swapna Samir Shukla" w:date="2024-06-25T22:52:00Z" w16du:dateUtc="2024-06-25T17:22:00Z">
            <w:rPr/>
          </w:rPrChange>
        </w:rPr>
        <w:t>As</w:t>
      </w:r>
      <w:r w:rsidR="00965C38" w:rsidRPr="009F547D">
        <w:rPr>
          <w:color w:val="000000" w:themeColor="text1"/>
          <w:rPrChange w:id="52" w:author="Swapna Samir Shukla" w:date="2024-06-25T22:52:00Z" w16du:dateUtc="2024-06-25T17:22:00Z">
            <w:rPr/>
          </w:rPrChange>
        </w:rPr>
        <w:t xml:space="preserve"> PQR Corp is already doing great business and they give training to </w:t>
      </w:r>
      <w:proofErr w:type="gramStart"/>
      <w:r w:rsidR="0093738A" w:rsidRPr="009F547D">
        <w:rPr>
          <w:color w:val="000000" w:themeColor="text1"/>
          <w:rPrChange w:id="53" w:author="Swapna Samir Shukla" w:date="2024-06-25T22:52:00Z" w16du:dateUtc="2024-06-25T17:22:00Z">
            <w:rPr/>
          </w:rPrChange>
        </w:rPr>
        <w:t>a large</w:t>
      </w:r>
      <w:r w:rsidR="00965C38" w:rsidRPr="009F547D">
        <w:rPr>
          <w:color w:val="000000" w:themeColor="text1"/>
          <w:rPrChange w:id="54" w:author="Swapna Samir Shukla" w:date="2024-06-25T22:52:00Z" w16du:dateUtc="2024-06-25T17:22:00Z">
            <w:rPr/>
          </w:rPrChange>
        </w:rPr>
        <w:t xml:space="preserve"> number of</w:t>
      </w:r>
      <w:proofErr w:type="gramEnd"/>
      <w:r w:rsidR="00965C38" w:rsidRPr="009F547D">
        <w:rPr>
          <w:color w:val="000000" w:themeColor="text1"/>
          <w:rPrChange w:id="55" w:author="Swapna Samir Shukla" w:date="2024-06-25T22:52:00Z" w16du:dateUtc="2024-06-25T17:22:00Z">
            <w:rPr/>
          </w:rPrChange>
        </w:rPr>
        <w:t xml:space="preserve"> people every month, they have huge amount of data to deal with</w:t>
      </w:r>
      <w:r w:rsidR="0093738A" w:rsidRPr="009F547D">
        <w:rPr>
          <w:color w:val="000000" w:themeColor="text1"/>
          <w:rPrChange w:id="56" w:author="Swapna Samir Shukla" w:date="2024-06-25T22:52:00Z" w16du:dateUtc="2024-06-25T17:22:00Z">
            <w:rPr/>
          </w:rPrChange>
        </w:rPr>
        <w:t>.</w:t>
      </w:r>
      <w:r w:rsidR="00965C38" w:rsidRPr="009F547D">
        <w:rPr>
          <w:color w:val="000000" w:themeColor="text1"/>
          <w:rPrChange w:id="57" w:author="Swapna Samir Shukla" w:date="2024-06-25T22:52:00Z" w16du:dateUtc="2024-06-25T17:22:00Z">
            <w:rPr/>
          </w:rPrChange>
        </w:rPr>
        <w:t xml:space="preserve"> They have hired you as an expert and want your help to solve this problem.</w:t>
      </w:r>
    </w:p>
    <w:p w14:paraId="04DB331F" w14:textId="10E58E89" w:rsidR="00965C38" w:rsidRPr="009F547D" w:rsidRDefault="00965C38" w:rsidP="00156280">
      <w:pPr>
        <w:rPr>
          <w:color w:val="000000" w:themeColor="text1"/>
          <w:rPrChange w:id="58" w:author="Swapna Samir Shukla" w:date="2024-06-25T22:52:00Z" w16du:dateUtc="2024-06-25T17:22:00Z">
            <w:rPr/>
          </w:rPrChange>
        </w:rPr>
      </w:pPr>
      <w:r w:rsidRPr="009F547D">
        <w:rPr>
          <w:color w:val="000000" w:themeColor="text1"/>
          <w:rPrChange w:id="59" w:author="Swapna Samir Shukla" w:date="2024-06-25T22:52:00Z" w16du:dateUtc="2024-06-25T17:22:00Z">
            <w:rPr/>
          </w:rPrChange>
        </w:rPr>
        <w:t>Attributes of data</w:t>
      </w:r>
      <w:r w:rsidR="0093738A" w:rsidRPr="009F547D">
        <w:rPr>
          <w:color w:val="000000" w:themeColor="text1"/>
          <w:rPrChange w:id="60" w:author="Swapna Samir Shukla" w:date="2024-06-25T22:52:00Z" w16du:dateUtc="2024-06-25T17:22:00Z">
            <w:rPr/>
          </w:rPrChange>
        </w:rPr>
        <w:t>:</w:t>
      </w:r>
    </w:p>
    <w:p w14:paraId="6844EB20" w14:textId="29CF1817" w:rsidR="00965C38" w:rsidRPr="009F547D" w:rsidRDefault="00DA5533" w:rsidP="00965C38">
      <w:pPr>
        <w:pStyle w:val="ListParagraph"/>
        <w:numPr>
          <w:ilvl w:val="0"/>
          <w:numId w:val="21"/>
        </w:numPr>
        <w:rPr>
          <w:color w:val="000000" w:themeColor="text1"/>
          <w:rPrChange w:id="61" w:author="Swapna Samir Shukla" w:date="2024-06-25T22:52:00Z" w16du:dateUtc="2024-06-25T17:22:00Z">
            <w:rPr/>
          </w:rPrChange>
        </w:rPr>
      </w:pPr>
      <w:proofErr w:type="gramStart"/>
      <w:r w:rsidRPr="009F547D">
        <w:rPr>
          <w:color w:val="000000" w:themeColor="text1"/>
          <w:rPrChange w:id="62" w:author="Swapna Samir Shukla" w:date="2024-06-25T22:52:00Z" w16du:dateUtc="2024-06-25T17:22:00Z">
            <w:rPr/>
          </w:rPrChange>
        </w:rPr>
        <w:t>Id :</w:t>
      </w:r>
      <w:proofErr w:type="gramEnd"/>
      <w:r w:rsidRPr="009F547D">
        <w:rPr>
          <w:color w:val="000000" w:themeColor="text1"/>
          <w:rPrChange w:id="63" w:author="Swapna Samir Shukla" w:date="2024-06-25T22:52:00Z" w16du:dateUtc="2024-06-25T17:22:00Z">
            <w:rPr/>
          </w:rPrChange>
        </w:rPr>
        <w:t xml:space="preserve"> id of </w:t>
      </w:r>
      <w:r w:rsidR="0093738A" w:rsidRPr="009F547D">
        <w:rPr>
          <w:color w:val="000000" w:themeColor="text1"/>
          <w:rPrChange w:id="64" w:author="Swapna Samir Shukla" w:date="2024-06-25T22:52:00Z" w16du:dateUtc="2024-06-25T17:22:00Z">
            <w:rPr/>
          </w:rPrChange>
        </w:rPr>
        <w:t xml:space="preserve">the </w:t>
      </w:r>
      <w:r w:rsidRPr="009F547D">
        <w:rPr>
          <w:color w:val="000000" w:themeColor="text1"/>
          <w:rPrChange w:id="65" w:author="Swapna Samir Shukla" w:date="2024-06-25T22:52:00Z" w16du:dateUtc="2024-06-25T17:22:00Z">
            <w:rPr/>
          </w:rPrChange>
        </w:rPr>
        <w:t>person who was trained</w:t>
      </w:r>
    </w:p>
    <w:p w14:paraId="3C8479D0" w14:textId="666E2004" w:rsidR="00DA5533" w:rsidRPr="009F547D" w:rsidRDefault="00DA5533" w:rsidP="00965C38">
      <w:pPr>
        <w:pStyle w:val="ListParagraph"/>
        <w:numPr>
          <w:ilvl w:val="0"/>
          <w:numId w:val="21"/>
        </w:numPr>
        <w:rPr>
          <w:color w:val="000000" w:themeColor="text1"/>
          <w:rPrChange w:id="66" w:author="Swapna Samir Shukla" w:date="2024-06-25T22:52:00Z" w16du:dateUtc="2024-06-25T17:22:00Z">
            <w:rPr/>
          </w:rPrChange>
        </w:rPr>
      </w:pPr>
      <w:proofErr w:type="gramStart"/>
      <w:r w:rsidRPr="009F547D">
        <w:rPr>
          <w:color w:val="000000" w:themeColor="text1"/>
          <w:rPrChange w:id="67" w:author="Swapna Samir Shukla" w:date="2024-06-25T22:52:00Z" w16du:dateUtc="2024-06-25T17:22:00Z">
            <w:rPr/>
          </w:rPrChange>
        </w:rPr>
        <w:t>Name :</w:t>
      </w:r>
      <w:proofErr w:type="gramEnd"/>
      <w:r w:rsidRPr="009F547D">
        <w:rPr>
          <w:color w:val="000000" w:themeColor="text1"/>
          <w:rPrChange w:id="68" w:author="Swapna Samir Shukla" w:date="2024-06-25T22:52:00Z" w16du:dateUtc="2024-06-25T17:22:00Z">
            <w:rPr/>
          </w:rPrChange>
        </w:rPr>
        <w:t xml:space="preserve"> name of </w:t>
      </w:r>
      <w:r w:rsidR="0093738A" w:rsidRPr="009F547D">
        <w:rPr>
          <w:color w:val="000000" w:themeColor="text1"/>
          <w:rPrChange w:id="69" w:author="Swapna Samir Shukla" w:date="2024-06-25T22:52:00Z" w16du:dateUtc="2024-06-25T17:22:00Z">
            <w:rPr/>
          </w:rPrChange>
        </w:rPr>
        <w:t xml:space="preserve">the </w:t>
      </w:r>
      <w:r w:rsidRPr="009F547D">
        <w:rPr>
          <w:color w:val="000000" w:themeColor="text1"/>
          <w:rPrChange w:id="70" w:author="Swapna Samir Shukla" w:date="2024-06-25T22:52:00Z" w16du:dateUtc="2024-06-25T17:22:00Z">
            <w:rPr/>
          </w:rPrChange>
        </w:rPr>
        <w:t>person who was trained</w:t>
      </w:r>
    </w:p>
    <w:p w14:paraId="52FBF65B" w14:textId="795A9236" w:rsidR="00DA5533" w:rsidRPr="009F547D" w:rsidRDefault="00DA5533" w:rsidP="00965C38">
      <w:pPr>
        <w:pStyle w:val="ListParagraph"/>
        <w:numPr>
          <w:ilvl w:val="0"/>
          <w:numId w:val="21"/>
        </w:numPr>
        <w:rPr>
          <w:color w:val="000000" w:themeColor="text1"/>
          <w:rPrChange w:id="71" w:author="Swapna Samir Shukla" w:date="2024-06-25T22:52:00Z" w16du:dateUtc="2024-06-25T17:22:00Z">
            <w:rPr/>
          </w:rPrChange>
        </w:rPr>
      </w:pPr>
      <w:proofErr w:type="gramStart"/>
      <w:r w:rsidRPr="009F547D">
        <w:rPr>
          <w:color w:val="000000" w:themeColor="text1"/>
          <w:rPrChange w:id="72" w:author="Swapna Samir Shukla" w:date="2024-06-25T22:52:00Z" w16du:dateUtc="2024-06-25T17:22:00Z">
            <w:rPr/>
          </w:rPrChange>
        </w:rPr>
        <w:t>Evaluation :</w:t>
      </w:r>
      <w:proofErr w:type="gramEnd"/>
      <w:r w:rsidRPr="009F547D">
        <w:rPr>
          <w:color w:val="000000" w:themeColor="text1"/>
          <w:rPrChange w:id="73" w:author="Swapna Samir Shukla" w:date="2024-06-25T22:52:00Z" w16du:dateUtc="2024-06-25T17:22:00Z">
            <w:rPr/>
          </w:rPrChange>
        </w:rPr>
        <w:t xml:space="preserve"> evaluation term</w:t>
      </w:r>
    </w:p>
    <w:p w14:paraId="1A138178" w14:textId="5199C841" w:rsidR="00DA5533" w:rsidRPr="009F547D" w:rsidRDefault="00DA5533" w:rsidP="00965C38">
      <w:pPr>
        <w:pStyle w:val="ListParagraph"/>
        <w:numPr>
          <w:ilvl w:val="0"/>
          <w:numId w:val="21"/>
        </w:numPr>
        <w:rPr>
          <w:color w:val="000000" w:themeColor="text1"/>
          <w:rPrChange w:id="74" w:author="Swapna Samir Shukla" w:date="2024-06-25T22:52:00Z" w16du:dateUtc="2024-06-25T17:22:00Z">
            <w:rPr/>
          </w:rPrChange>
        </w:rPr>
      </w:pPr>
      <w:proofErr w:type="gramStart"/>
      <w:r w:rsidRPr="009F547D">
        <w:rPr>
          <w:color w:val="000000" w:themeColor="text1"/>
          <w:rPrChange w:id="75" w:author="Swapna Samir Shukla" w:date="2024-06-25T22:52:00Z" w16du:dateUtc="2024-06-25T17:22:00Z">
            <w:rPr/>
          </w:rPrChange>
        </w:rPr>
        <w:t>Score :</w:t>
      </w:r>
      <w:proofErr w:type="gramEnd"/>
      <w:r w:rsidRPr="009F547D">
        <w:rPr>
          <w:color w:val="000000" w:themeColor="text1"/>
          <w:rPrChange w:id="76" w:author="Swapna Samir Shukla" w:date="2024-06-25T22:52:00Z" w16du:dateUtc="2024-06-25T17:22:00Z">
            <w:rPr/>
          </w:rPrChange>
        </w:rPr>
        <w:t xml:space="preserve"> score achieved by </w:t>
      </w:r>
      <w:r w:rsidR="0093738A" w:rsidRPr="009F547D">
        <w:rPr>
          <w:color w:val="000000" w:themeColor="text1"/>
          <w:rPrChange w:id="77" w:author="Swapna Samir Shukla" w:date="2024-06-25T22:52:00Z" w16du:dateUtc="2024-06-25T17:22:00Z">
            <w:rPr/>
          </w:rPrChange>
        </w:rPr>
        <w:t xml:space="preserve">the </w:t>
      </w:r>
      <w:r w:rsidRPr="009F547D">
        <w:rPr>
          <w:color w:val="000000" w:themeColor="text1"/>
          <w:rPrChange w:id="78" w:author="Swapna Samir Shukla" w:date="2024-06-25T22:52:00Z" w16du:dateUtc="2024-06-25T17:22:00Z">
            <w:rPr/>
          </w:rPrChange>
        </w:rPr>
        <w:t xml:space="preserve">person for </w:t>
      </w:r>
      <w:r w:rsidR="005215FC" w:rsidRPr="009F547D">
        <w:rPr>
          <w:color w:val="000000" w:themeColor="text1"/>
          <w:rPrChange w:id="79" w:author="Swapna Samir Shukla" w:date="2024-06-25T22:52:00Z" w16du:dateUtc="2024-06-25T17:22:00Z">
            <w:rPr/>
          </w:rPrChange>
        </w:rPr>
        <w:t xml:space="preserve">the </w:t>
      </w:r>
      <w:r w:rsidRPr="009F547D">
        <w:rPr>
          <w:color w:val="000000" w:themeColor="text1"/>
          <w:rPrChange w:id="80" w:author="Swapna Samir Shukla" w:date="2024-06-25T22:52:00Z" w16du:dateUtc="2024-06-25T17:22:00Z">
            <w:rPr/>
          </w:rPrChange>
        </w:rPr>
        <w:t>specific term</w:t>
      </w:r>
    </w:p>
    <w:p w14:paraId="359C9C94" w14:textId="1A1AB6BB" w:rsidR="00DA5533" w:rsidRPr="009F547D" w:rsidRDefault="00DA5533" w:rsidP="00DA5533">
      <w:pPr>
        <w:ind w:left="360"/>
        <w:rPr>
          <w:color w:val="000000" w:themeColor="text1"/>
          <w:rPrChange w:id="81" w:author="Swapna Samir Shukla" w:date="2024-06-25T22:52:00Z" w16du:dateUtc="2024-06-25T17:22:00Z">
            <w:rPr/>
          </w:rPrChange>
        </w:rPr>
      </w:pPr>
      <w:r w:rsidRPr="009F547D">
        <w:rPr>
          <w:color w:val="000000" w:themeColor="text1"/>
          <w:rPrChange w:id="82" w:author="Swapna Samir Shukla" w:date="2024-06-25T22:52:00Z" w16du:dateUtc="2024-06-25T17:22:00Z">
            <w:rPr/>
          </w:rPrChange>
        </w:rPr>
        <w:t xml:space="preserve">A person can undergo multiple evaluations. Each evaluation will have </w:t>
      </w:r>
      <w:r w:rsidR="00945211" w:rsidRPr="009F547D">
        <w:rPr>
          <w:color w:val="000000" w:themeColor="text1"/>
          <w:rPrChange w:id="83" w:author="Swapna Samir Shukla" w:date="2024-06-25T22:52:00Z" w16du:dateUtc="2024-06-25T17:22:00Z">
            <w:rPr/>
          </w:rPrChange>
        </w:rPr>
        <w:t xml:space="preserve">a </w:t>
      </w:r>
      <w:r w:rsidRPr="009F547D">
        <w:rPr>
          <w:color w:val="000000" w:themeColor="text1"/>
          <w:rPrChange w:id="84" w:author="Swapna Samir Shukla" w:date="2024-06-25T22:52:00Z" w16du:dateUtc="2024-06-25T17:22:00Z">
            <w:rPr/>
          </w:rPrChange>
        </w:rPr>
        <w:t>unique result score.</w:t>
      </w:r>
    </w:p>
    <w:p w14:paraId="4A6F7884" w14:textId="13DAC8FB" w:rsidR="00DA5533" w:rsidRPr="009F547D" w:rsidRDefault="00DA5533" w:rsidP="00DA5533">
      <w:pPr>
        <w:ind w:left="360"/>
        <w:rPr>
          <w:color w:val="000000" w:themeColor="text1"/>
          <w:rPrChange w:id="85" w:author="Swapna Samir Shukla" w:date="2024-06-25T22:52:00Z" w16du:dateUtc="2024-06-25T17:22:00Z">
            <w:rPr/>
          </w:rPrChange>
        </w:rPr>
      </w:pPr>
      <w:r w:rsidRPr="009F547D">
        <w:rPr>
          <w:color w:val="000000" w:themeColor="text1"/>
          <w:rPrChange w:id="86" w:author="Swapna Samir Shukla" w:date="2024-06-25T22:52:00Z" w16du:dateUtc="2024-06-25T17:22:00Z">
            <w:rPr/>
          </w:rPrChange>
        </w:rPr>
        <w:t>You can see the sample data below.</w:t>
      </w:r>
    </w:p>
    <w:p w14:paraId="7F7B0066" w14:textId="77777777" w:rsidR="00156280" w:rsidRPr="009F547D" w:rsidRDefault="00156280" w:rsidP="00156280">
      <w:pPr>
        <w:rPr>
          <w:b/>
          <w:color w:val="000000" w:themeColor="text1"/>
          <w:rPrChange w:id="87" w:author="Swapna Samir Shukla" w:date="2024-06-25T22:52:00Z" w16du:dateUtc="2024-06-25T17:22:00Z">
            <w:rPr>
              <w:b/>
            </w:rPr>
          </w:rPrChange>
        </w:rPr>
      </w:pPr>
      <w:r w:rsidRPr="009F547D">
        <w:rPr>
          <w:b/>
          <w:color w:val="000000" w:themeColor="text1"/>
          <w:rPrChange w:id="88" w:author="Swapna Samir Shukla" w:date="2024-06-25T22:52:00Z" w16du:dateUtc="2024-06-25T17:22:00Z">
            <w:rPr>
              <w:b/>
            </w:rPr>
          </w:rPrChange>
        </w:rPr>
        <w:t>Sample Data</w:t>
      </w:r>
    </w:p>
    <w:p w14:paraId="42E8B9B4" w14:textId="77777777" w:rsidR="00156280" w:rsidRPr="009F547D" w:rsidRDefault="00156280" w:rsidP="002F043A">
      <w:pPr>
        <w:rPr>
          <w:i/>
          <w:color w:val="000000" w:themeColor="text1"/>
          <w:rPrChange w:id="89" w:author="Swapna Samir Shukla" w:date="2024-06-25T22:52:00Z" w16du:dateUtc="2024-06-25T17:22:00Z">
            <w:rPr>
              <w:i/>
            </w:rPr>
          </w:rPrChange>
        </w:rPr>
      </w:pPr>
      <w:r w:rsidRPr="009F547D">
        <w:rPr>
          <w:i/>
          <w:color w:val="000000" w:themeColor="text1"/>
          <w:rPrChange w:id="90" w:author="Swapna Samir Shukla" w:date="2024-06-25T22:52:00Z" w16du:dateUtc="2024-06-25T17:22:00Z">
            <w:rPr>
              <w:i/>
            </w:rPr>
          </w:rPrChange>
        </w:rPr>
        <w:t>{</w:t>
      </w:r>
    </w:p>
    <w:p w14:paraId="46B4104C" w14:textId="77777777" w:rsidR="00156280" w:rsidRPr="009F547D" w:rsidRDefault="00156280" w:rsidP="00156280">
      <w:pPr>
        <w:ind w:left="1440"/>
        <w:rPr>
          <w:i/>
          <w:color w:val="000000" w:themeColor="text1"/>
          <w:rPrChange w:id="91" w:author="Swapna Samir Shukla" w:date="2024-06-25T22:52:00Z" w16du:dateUtc="2024-06-25T17:22:00Z">
            <w:rPr>
              <w:i/>
            </w:rPr>
          </w:rPrChange>
        </w:rPr>
      </w:pPr>
      <w:r w:rsidRPr="009F547D">
        <w:rPr>
          <w:i/>
          <w:color w:val="000000" w:themeColor="text1"/>
          <w:rPrChange w:id="92" w:author="Swapna Samir Shukla" w:date="2024-06-25T22:52:00Z" w16du:dateUtc="2024-06-25T17:22:00Z">
            <w:rPr>
              <w:i/>
            </w:rPr>
          </w:rPrChange>
        </w:rPr>
        <w:t>"_id":0,</w:t>
      </w:r>
      <w:r w:rsidRPr="009F547D">
        <w:rPr>
          <w:i/>
          <w:color w:val="000000" w:themeColor="text1"/>
          <w:rPrChange w:id="93" w:author="Swapna Samir Shukla" w:date="2024-06-25T22:52:00Z" w16du:dateUtc="2024-06-25T17:22:00Z">
            <w:rPr>
              <w:i/>
            </w:rPr>
          </w:rPrChange>
        </w:rPr>
        <w:br/>
        <w:t>"</w:t>
      </w:r>
      <w:proofErr w:type="spellStart"/>
      <w:r w:rsidRPr="009F547D">
        <w:rPr>
          <w:i/>
          <w:color w:val="000000" w:themeColor="text1"/>
          <w:rPrChange w:id="94" w:author="Swapna Samir Shukla" w:date="2024-06-25T22:52:00Z" w16du:dateUtc="2024-06-25T17:22:00Z">
            <w:rPr>
              <w:i/>
            </w:rPr>
          </w:rPrChange>
        </w:rPr>
        <w:t>name":"Ancy</w:t>
      </w:r>
      <w:proofErr w:type="spellEnd"/>
      <w:r w:rsidRPr="009F547D">
        <w:rPr>
          <w:i/>
          <w:color w:val="000000" w:themeColor="text1"/>
          <w:rPrChange w:id="95" w:author="Swapna Samir Shukla" w:date="2024-06-25T22:52:00Z" w16du:dateUtc="2024-06-25T17:22:00Z">
            <w:rPr>
              <w:i/>
            </w:rPr>
          </w:rPrChange>
        </w:rPr>
        <w:t>",</w:t>
      </w:r>
      <w:r w:rsidRPr="009F547D">
        <w:rPr>
          <w:i/>
          <w:color w:val="000000" w:themeColor="text1"/>
          <w:rPrChange w:id="96" w:author="Swapna Samir Shukla" w:date="2024-06-25T22:52:00Z" w16du:dateUtc="2024-06-25T17:22:00Z">
            <w:rPr>
              <w:i/>
            </w:rPr>
          </w:rPrChange>
        </w:rPr>
        <w:br/>
        <w:t>"results": [</w:t>
      </w:r>
    </w:p>
    <w:p w14:paraId="279302C3" w14:textId="77777777" w:rsidR="00156280" w:rsidRPr="009F547D" w:rsidRDefault="00156280" w:rsidP="00156280">
      <w:pPr>
        <w:ind w:left="2160"/>
        <w:rPr>
          <w:i/>
          <w:color w:val="000000" w:themeColor="text1"/>
          <w:rPrChange w:id="97" w:author="Swapna Samir Shukla" w:date="2024-06-25T22:52:00Z" w16du:dateUtc="2024-06-25T17:22:00Z">
            <w:rPr>
              <w:i/>
            </w:rPr>
          </w:rPrChange>
        </w:rPr>
      </w:pPr>
      <w:r w:rsidRPr="009F547D">
        <w:rPr>
          <w:i/>
          <w:color w:val="000000" w:themeColor="text1"/>
          <w:rPrChange w:id="98" w:author="Swapna Samir Shukla" w:date="2024-06-25T22:52:00Z" w16du:dateUtc="2024-06-25T17:22:00Z">
            <w:rPr>
              <w:i/>
            </w:rPr>
          </w:rPrChange>
        </w:rPr>
        <w:t>{"evaluation":"term1","score":1.463179736705023},</w:t>
      </w:r>
      <w:r w:rsidRPr="009F547D">
        <w:rPr>
          <w:i/>
          <w:color w:val="000000" w:themeColor="text1"/>
          <w:rPrChange w:id="99" w:author="Swapna Samir Shukla" w:date="2024-06-25T22:52:00Z" w16du:dateUtc="2024-06-25T17:22:00Z">
            <w:rPr>
              <w:i/>
            </w:rPr>
          </w:rPrChange>
        </w:rPr>
        <w:br/>
        <w:t>{"evaluation":"term2","score":11.78273309957772},</w:t>
      </w:r>
      <w:r w:rsidRPr="009F547D">
        <w:rPr>
          <w:i/>
          <w:color w:val="000000" w:themeColor="text1"/>
          <w:rPrChange w:id="100" w:author="Swapna Samir Shukla" w:date="2024-06-25T22:52:00Z" w16du:dateUtc="2024-06-25T17:22:00Z">
            <w:rPr>
              <w:i/>
            </w:rPr>
          </w:rPrChange>
        </w:rPr>
        <w:br/>
        <w:t>{"evaluation":"term3","score":6.676176060654615}</w:t>
      </w:r>
    </w:p>
    <w:p w14:paraId="501C0B3A" w14:textId="77777777" w:rsidR="00156280" w:rsidRPr="009F547D" w:rsidRDefault="00156280" w:rsidP="00156280">
      <w:pPr>
        <w:ind w:left="2160"/>
        <w:rPr>
          <w:i/>
          <w:color w:val="000000" w:themeColor="text1"/>
          <w:rPrChange w:id="101" w:author="Swapna Samir Shukla" w:date="2024-06-25T22:52:00Z" w16du:dateUtc="2024-06-25T17:22:00Z">
            <w:rPr>
              <w:i/>
            </w:rPr>
          </w:rPrChange>
        </w:rPr>
      </w:pPr>
      <w:r w:rsidRPr="009F547D">
        <w:rPr>
          <w:i/>
          <w:color w:val="000000" w:themeColor="text1"/>
          <w:rPrChange w:id="102" w:author="Swapna Samir Shukla" w:date="2024-06-25T22:52:00Z" w16du:dateUtc="2024-06-25T17:22:00Z">
            <w:rPr>
              <w:i/>
            </w:rPr>
          </w:rPrChange>
        </w:rPr>
        <w:t>]</w:t>
      </w:r>
    </w:p>
    <w:p w14:paraId="4677DD8B" w14:textId="5EE7A03D" w:rsidR="00156280" w:rsidRPr="009F547D" w:rsidRDefault="00156280" w:rsidP="00156280">
      <w:pPr>
        <w:rPr>
          <w:i/>
          <w:color w:val="000000" w:themeColor="text1"/>
          <w:rPrChange w:id="103" w:author="Swapna Samir Shukla" w:date="2024-06-25T22:52:00Z" w16du:dateUtc="2024-06-25T17:22:00Z">
            <w:rPr>
              <w:i/>
            </w:rPr>
          </w:rPrChange>
        </w:rPr>
      </w:pPr>
      <w:r w:rsidRPr="009F547D">
        <w:rPr>
          <w:i/>
          <w:color w:val="000000" w:themeColor="text1"/>
          <w:rPrChange w:id="104" w:author="Swapna Samir Shukla" w:date="2024-06-25T22:52:00Z" w16du:dateUtc="2024-06-25T17:22:00Z">
            <w:rPr>
              <w:i/>
            </w:rPr>
          </w:rPrChange>
        </w:rPr>
        <w:t>}</w:t>
      </w:r>
    </w:p>
    <w:p w14:paraId="3DC0B1E9" w14:textId="04BA9412" w:rsidR="002F043A" w:rsidRPr="009F547D" w:rsidRDefault="004023C9" w:rsidP="002F043A">
      <w:pPr>
        <w:rPr>
          <w:color w:val="000000" w:themeColor="text1"/>
          <w:rPrChange w:id="105" w:author="Swapna Samir Shukla" w:date="2024-06-25T22:52:00Z" w16du:dateUtc="2024-06-25T17:22:00Z">
            <w:rPr/>
          </w:rPrChange>
        </w:rPr>
      </w:pPr>
      <w:r w:rsidRPr="009F547D">
        <w:rPr>
          <w:color w:val="000000" w:themeColor="text1"/>
          <w:rPrChange w:id="106" w:author="Swapna Samir Shukla" w:date="2024-06-25T22:52:00Z" w16du:dateUtc="2024-06-25T17:22:00Z">
            <w:rPr/>
          </w:rPrChange>
        </w:rPr>
        <w:t xml:space="preserve">PQR Corp has assigned </w:t>
      </w:r>
      <w:r w:rsidR="00945211" w:rsidRPr="009F547D">
        <w:rPr>
          <w:color w:val="000000" w:themeColor="text1"/>
          <w:rPrChange w:id="107" w:author="Swapna Samir Shukla" w:date="2024-06-25T22:52:00Z" w16du:dateUtc="2024-06-25T17:22:00Z">
            <w:rPr/>
          </w:rPrChange>
        </w:rPr>
        <w:t xml:space="preserve">the </w:t>
      </w:r>
      <w:r w:rsidRPr="009F547D">
        <w:rPr>
          <w:color w:val="000000" w:themeColor="text1"/>
          <w:rPrChange w:id="108" w:author="Swapna Samir Shukla" w:date="2024-06-25T22:52:00Z" w16du:dateUtc="2024-06-25T17:22:00Z">
            <w:rPr/>
          </w:rPrChange>
        </w:rPr>
        <w:t xml:space="preserve">following tasks to you to analyze </w:t>
      </w:r>
      <w:r w:rsidR="00945211" w:rsidRPr="009F547D">
        <w:rPr>
          <w:color w:val="000000" w:themeColor="text1"/>
          <w:rPrChange w:id="109" w:author="Swapna Samir Shukla" w:date="2024-06-25T22:52:00Z" w16du:dateUtc="2024-06-25T17:22:00Z">
            <w:rPr/>
          </w:rPrChange>
        </w:rPr>
        <w:t xml:space="preserve">the </w:t>
      </w:r>
      <w:r w:rsidRPr="009F547D">
        <w:rPr>
          <w:color w:val="000000" w:themeColor="text1"/>
          <w:rPrChange w:id="110" w:author="Swapna Samir Shukla" w:date="2024-06-25T22:52:00Z" w16du:dateUtc="2024-06-25T17:22:00Z">
            <w:rPr/>
          </w:rPrChange>
        </w:rPr>
        <w:t>results</w:t>
      </w:r>
      <w:r w:rsidR="002F043A" w:rsidRPr="009F547D">
        <w:rPr>
          <w:color w:val="000000" w:themeColor="text1"/>
          <w:rPrChange w:id="111" w:author="Swapna Samir Shukla" w:date="2024-06-25T22:52:00Z" w16du:dateUtc="2024-06-25T17:22:00Z">
            <w:rPr/>
          </w:rPrChange>
        </w:rPr>
        <w:t>:</w:t>
      </w:r>
    </w:p>
    <w:p w14:paraId="5D001C74" w14:textId="13A43F15" w:rsidR="002F043A" w:rsidRPr="009F547D" w:rsidRDefault="002F043A" w:rsidP="002F043A">
      <w:pPr>
        <w:pStyle w:val="ListParagraph"/>
        <w:numPr>
          <w:ilvl w:val="0"/>
          <w:numId w:val="20"/>
        </w:numPr>
        <w:rPr>
          <w:color w:val="000000" w:themeColor="text1"/>
          <w:rPrChange w:id="112" w:author="Swapna Samir Shukla" w:date="2024-06-25T22:52:00Z" w16du:dateUtc="2024-06-25T17:22:00Z">
            <w:rPr/>
          </w:rPrChange>
        </w:rPr>
      </w:pPr>
      <w:r w:rsidRPr="009F547D">
        <w:rPr>
          <w:color w:val="000000" w:themeColor="text1"/>
          <w:rPrChange w:id="113" w:author="Swapna Samir Shukla" w:date="2024-06-25T22:52:00Z" w16du:dateUtc="2024-06-25T17:22:00Z">
            <w:rPr/>
          </w:rPrChange>
        </w:rPr>
        <w:t xml:space="preserve">Find count and percentage </w:t>
      </w:r>
      <w:r w:rsidR="00945211" w:rsidRPr="009F547D">
        <w:rPr>
          <w:color w:val="000000" w:themeColor="text1"/>
          <w:rPrChange w:id="114" w:author="Swapna Samir Shukla" w:date="2024-06-25T22:52:00Z" w16du:dateUtc="2024-06-25T17:22:00Z">
            <w:rPr/>
          </w:rPrChange>
        </w:rPr>
        <w:t xml:space="preserve">of </w:t>
      </w:r>
      <w:r w:rsidRPr="009F547D">
        <w:rPr>
          <w:color w:val="000000" w:themeColor="text1"/>
          <w:rPrChange w:id="115" w:author="Swapna Samir Shukla" w:date="2024-06-25T22:52:00Z" w16du:dateUtc="2024-06-25T17:22:00Z">
            <w:rPr/>
          </w:rPrChange>
        </w:rPr>
        <w:t>employees who failed in term</w:t>
      </w:r>
      <w:r w:rsidR="00945211" w:rsidRPr="009F547D">
        <w:rPr>
          <w:color w:val="000000" w:themeColor="text1"/>
          <w:rPrChange w:id="116" w:author="Swapna Samir Shukla" w:date="2024-06-25T22:52:00Z" w16du:dateUtc="2024-06-25T17:22:00Z">
            <w:rPr/>
          </w:rPrChange>
        </w:rPr>
        <w:t xml:space="preserve"> </w:t>
      </w:r>
      <w:r w:rsidRPr="009F547D">
        <w:rPr>
          <w:color w:val="000000" w:themeColor="text1"/>
          <w:rPrChange w:id="117" w:author="Swapna Samir Shukla" w:date="2024-06-25T22:52:00Z" w16du:dateUtc="2024-06-25T17:22:00Z">
            <w:rPr/>
          </w:rPrChange>
        </w:rPr>
        <w:t>1</w:t>
      </w:r>
      <w:r w:rsidR="00945211" w:rsidRPr="009F547D">
        <w:rPr>
          <w:color w:val="000000" w:themeColor="text1"/>
          <w:rPrChange w:id="118" w:author="Swapna Samir Shukla" w:date="2024-06-25T22:52:00Z" w16du:dateUtc="2024-06-25T17:22:00Z">
            <w:rPr/>
          </w:rPrChange>
        </w:rPr>
        <w:t>, the</w:t>
      </w:r>
      <w:r w:rsidRPr="009F547D">
        <w:rPr>
          <w:color w:val="000000" w:themeColor="text1"/>
          <w:rPrChange w:id="119" w:author="Swapna Samir Shukla" w:date="2024-06-25T22:52:00Z" w16du:dateUtc="2024-06-25T17:22:00Z">
            <w:rPr/>
          </w:rPrChange>
        </w:rPr>
        <w:t xml:space="preserve"> passing score being 37</w:t>
      </w:r>
    </w:p>
    <w:p w14:paraId="1BF4E146" w14:textId="1ECB0832" w:rsidR="002F043A" w:rsidRPr="009F547D" w:rsidRDefault="002F043A" w:rsidP="002F043A">
      <w:pPr>
        <w:pStyle w:val="ListParagraph"/>
        <w:numPr>
          <w:ilvl w:val="0"/>
          <w:numId w:val="20"/>
        </w:numPr>
        <w:rPr>
          <w:color w:val="000000" w:themeColor="text1"/>
          <w:rPrChange w:id="120" w:author="Swapna Samir Shukla" w:date="2024-06-25T22:52:00Z" w16du:dateUtc="2024-06-25T17:22:00Z">
            <w:rPr/>
          </w:rPrChange>
        </w:rPr>
      </w:pPr>
      <w:r w:rsidRPr="009F547D">
        <w:rPr>
          <w:color w:val="000000" w:themeColor="text1"/>
          <w:rPrChange w:id="121" w:author="Swapna Samir Shukla" w:date="2024-06-25T22:52:00Z" w16du:dateUtc="2024-06-25T17:22:00Z">
            <w:rPr/>
          </w:rPrChange>
        </w:rPr>
        <w:t>Find employees who failed in aggregate (term1 + term2 + term3)</w:t>
      </w:r>
    </w:p>
    <w:p w14:paraId="163CC5FD" w14:textId="77777777" w:rsidR="002F043A" w:rsidRPr="009F547D" w:rsidRDefault="002F043A" w:rsidP="002F043A">
      <w:pPr>
        <w:pStyle w:val="ListParagraph"/>
        <w:numPr>
          <w:ilvl w:val="0"/>
          <w:numId w:val="20"/>
        </w:numPr>
        <w:rPr>
          <w:color w:val="000000" w:themeColor="text1"/>
          <w:rPrChange w:id="122" w:author="Swapna Samir Shukla" w:date="2024-06-25T22:52:00Z" w16du:dateUtc="2024-06-25T17:22:00Z">
            <w:rPr/>
          </w:rPrChange>
        </w:rPr>
      </w:pPr>
      <w:r w:rsidRPr="009F547D">
        <w:rPr>
          <w:color w:val="000000" w:themeColor="text1"/>
          <w:rPrChange w:id="123" w:author="Swapna Samir Shukla" w:date="2024-06-25T22:52:00Z" w16du:dateUtc="2024-06-25T17:22:00Z">
            <w:rPr/>
          </w:rPrChange>
        </w:rPr>
        <w:t>Find the Average score of trainees for term1</w:t>
      </w:r>
    </w:p>
    <w:p w14:paraId="53F66B28" w14:textId="76B8E2B6" w:rsidR="002F043A" w:rsidRPr="009F547D" w:rsidRDefault="002F043A" w:rsidP="002F043A">
      <w:pPr>
        <w:pStyle w:val="ListParagraph"/>
        <w:numPr>
          <w:ilvl w:val="0"/>
          <w:numId w:val="20"/>
        </w:numPr>
        <w:rPr>
          <w:color w:val="000000" w:themeColor="text1"/>
          <w:rPrChange w:id="124" w:author="Swapna Samir Shukla" w:date="2024-06-25T22:52:00Z" w16du:dateUtc="2024-06-25T17:22:00Z">
            <w:rPr/>
          </w:rPrChange>
        </w:rPr>
      </w:pPr>
      <w:r w:rsidRPr="009F547D">
        <w:rPr>
          <w:color w:val="000000" w:themeColor="text1"/>
          <w:rPrChange w:id="125" w:author="Swapna Samir Shukla" w:date="2024-06-25T22:52:00Z" w16du:dateUtc="2024-06-25T17:22:00Z">
            <w:rPr/>
          </w:rPrChange>
        </w:rPr>
        <w:t xml:space="preserve">Find the Average score of trainees for aggregate (term1 + term2 + term3)     </w:t>
      </w:r>
    </w:p>
    <w:p w14:paraId="72484458" w14:textId="3121BD20" w:rsidR="002F043A" w:rsidRPr="009F547D" w:rsidRDefault="002F043A" w:rsidP="002F043A">
      <w:pPr>
        <w:pStyle w:val="ListParagraph"/>
        <w:numPr>
          <w:ilvl w:val="0"/>
          <w:numId w:val="20"/>
        </w:numPr>
        <w:rPr>
          <w:color w:val="000000" w:themeColor="text1"/>
          <w:rPrChange w:id="126" w:author="Swapna Samir Shukla" w:date="2024-06-25T22:52:00Z" w16du:dateUtc="2024-06-25T17:22:00Z">
            <w:rPr/>
          </w:rPrChange>
        </w:rPr>
      </w:pPr>
      <w:r w:rsidRPr="009F547D">
        <w:rPr>
          <w:color w:val="000000" w:themeColor="text1"/>
          <w:rPrChange w:id="127" w:author="Swapna Samir Shukla" w:date="2024-06-25T22:52:00Z" w16du:dateUtc="2024-06-25T17:22:00Z">
            <w:rPr/>
          </w:rPrChange>
        </w:rPr>
        <w:t xml:space="preserve">Find number of employees who failed in all </w:t>
      </w:r>
      <w:r w:rsidR="00945211" w:rsidRPr="009F547D">
        <w:rPr>
          <w:color w:val="000000" w:themeColor="text1"/>
          <w:rPrChange w:id="128" w:author="Swapna Samir Shukla" w:date="2024-06-25T22:52:00Z" w16du:dateUtc="2024-06-25T17:22:00Z">
            <w:rPr/>
          </w:rPrChange>
        </w:rPr>
        <w:t xml:space="preserve">the </w:t>
      </w:r>
      <w:r w:rsidRPr="009F547D">
        <w:rPr>
          <w:color w:val="000000" w:themeColor="text1"/>
          <w:rPrChange w:id="129" w:author="Swapna Samir Shukla" w:date="2024-06-25T22:52:00Z" w16du:dateUtc="2024-06-25T17:22:00Z">
            <w:rPr/>
          </w:rPrChange>
        </w:rPr>
        <w:t>three (term1 + term2 + term3)</w:t>
      </w:r>
    </w:p>
    <w:p w14:paraId="5C9319B8" w14:textId="2322E2D7" w:rsidR="001A56C9" w:rsidRPr="000657E9" w:rsidRDefault="002F043A" w:rsidP="000657E9">
      <w:pPr>
        <w:rPr>
          <w:ins w:id="130" w:author="Swapna Samir Shukla" w:date="2024-06-25T21:20:00Z" w16du:dateUtc="2024-06-25T15:50:00Z"/>
          <w:color w:val="000000" w:themeColor="text1"/>
          <w:rPrChange w:id="131" w:author="Swapna Samir Shukla" w:date="2024-06-25T22:55:00Z" w16du:dateUtc="2024-06-25T17:25:00Z">
            <w:rPr>
              <w:ins w:id="132" w:author="Swapna Samir Shukla" w:date="2024-06-25T21:20:00Z" w16du:dateUtc="2024-06-25T15:50:00Z"/>
            </w:rPr>
          </w:rPrChange>
        </w:rPr>
        <w:pPrChange w:id="133" w:author="Swapna Samir Shukla" w:date="2024-06-25T22:55:00Z" w16du:dateUtc="2024-06-25T17:25:00Z">
          <w:pPr>
            <w:pStyle w:val="ListParagraph"/>
            <w:numPr>
              <w:numId w:val="20"/>
            </w:numPr>
            <w:ind w:hanging="360"/>
          </w:pPr>
        </w:pPrChange>
      </w:pPr>
      <w:r w:rsidRPr="000657E9">
        <w:rPr>
          <w:color w:val="000000" w:themeColor="text1"/>
          <w:rPrChange w:id="134" w:author="Swapna Samir Shukla" w:date="2024-06-25T22:55:00Z" w16du:dateUtc="2024-06-25T17:25:00Z">
            <w:rPr/>
          </w:rPrChange>
        </w:rPr>
        <w:lastRenderedPageBreak/>
        <w:t>Find</w:t>
      </w:r>
      <w:r w:rsidR="00945211" w:rsidRPr="000657E9">
        <w:rPr>
          <w:color w:val="000000" w:themeColor="text1"/>
          <w:rPrChange w:id="135" w:author="Swapna Samir Shukla" w:date="2024-06-25T22:55:00Z" w16du:dateUtc="2024-06-25T17:25:00Z">
            <w:rPr/>
          </w:rPrChange>
        </w:rPr>
        <w:t xml:space="preserve"> the</w:t>
      </w:r>
      <w:r w:rsidRPr="000657E9">
        <w:rPr>
          <w:color w:val="000000" w:themeColor="text1"/>
          <w:rPrChange w:id="136" w:author="Swapna Samir Shukla" w:date="2024-06-25T22:55:00Z" w16du:dateUtc="2024-06-25T17:25:00Z">
            <w:rPr/>
          </w:rPrChange>
        </w:rPr>
        <w:t xml:space="preserve"> number of employees who failed in any of </w:t>
      </w:r>
      <w:r w:rsidR="00945211" w:rsidRPr="000657E9">
        <w:rPr>
          <w:color w:val="000000" w:themeColor="text1"/>
          <w:rPrChange w:id="137" w:author="Swapna Samir Shukla" w:date="2024-06-25T22:55:00Z" w16du:dateUtc="2024-06-25T17:25:00Z">
            <w:rPr/>
          </w:rPrChange>
        </w:rPr>
        <w:t xml:space="preserve">the </w:t>
      </w:r>
      <w:r w:rsidRPr="000657E9">
        <w:rPr>
          <w:color w:val="000000" w:themeColor="text1"/>
          <w:rPrChange w:id="138" w:author="Swapna Samir Shukla" w:date="2024-06-25T22:55:00Z" w16du:dateUtc="2024-06-25T17:25:00Z">
            <w:rPr/>
          </w:rPrChange>
        </w:rPr>
        <w:t>three (term1 + term2 + term3)</w:t>
      </w:r>
    </w:p>
    <w:p w14:paraId="75AF36B7" w14:textId="77777777" w:rsidR="000657E9" w:rsidRPr="004D6A42" w:rsidRDefault="000657E9" w:rsidP="000657E9">
      <w:pPr>
        <w:pStyle w:val="Heading3"/>
        <w:rPr>
          <w:ins w:id="139" w:author="Swapna Samir Shukla" w:date="2024-06-25T22:56:00Z" w16du:dateUtc="2024-06-25T17:26:00Z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ins w:id="140" w:author="Swapna Samir Shukla" w:date="2024-06-25T22:56:00Z" w16du:dateUtc="2024-06-25T17:26:00Z"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  <w:t>Step 1: Setting Up MongoDB Compass</w:t>
        </w:r>
      </w:ins>
    </w:p>
    <w:p w14:paraId="5DD2F733" w14:textId="77777777" w:rsidR="000657E9" w:rsidRPr="004D6A42" w:rsidRDefault="000657E9" w:rsidP="000657E9">
      <w:pPr>
        <w:pStyle w:val="NormalWeb"/>
        <w:numPr>
          <w:ilvl w:val="0"/>
          <w:numId w:val="22"/>
        </w:numPr>
        <w:rPr>
          <w:ins w:id="141" w:author="Swapna Samir Shukla" w:date="2024-06-25T22:56:00Z" w16du:dateUtc="2024-06-25T17:26:00Z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ins w:id="142" w:author="Swapna Samir Shukla" w:date="2024-06-25T22:56:00Z" w16du:dateUtc="2024-06-25T17:26:00Z"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  <w:t xml:space="preserve">Download and Install MongoDB Compass: If MongoDB Compass is not already installed, download and install it from the </w:t>
        </w:r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  <w:fldChar w:fldCharType="begin"/>
        </w:r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  <w:instrText>HYPERLINK "https://www.mongodb.com/products/compass" \t "_new"</w:instrText>
        </w:r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</w:r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  <w:fldChar w:fldCharType="separate"/>
        </w:r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  <w:t>official MongoDB website</w:t>
        </w:r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  <w:fldChar w:fldCharType="end"/>
        </w:r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  <w:t>.</w:t>
        </w:r>
      </w:ins>
    </w:p>
    <w:p w14:paraId="01624EF3" w14:textId="77777777" w:rsidR="000657E9" w:rsidRPr="004D6A42" w:rsidRDefault="000657E9" w:rsidP="000657E9">
      <w:pPr>
        <w:pStyle w:val="NormalWeb"/>
        <w:numPr>
          <w:ilvl w:val="0"/>
          <w:numId w:val="22"/>
        </w:numPr>
        <w:rPr>
          <w:ins w:id="143" w:author="Swapna Samir Shukla" w:date="2024-06-25T22:56:00Z" w16du:dateUtc="2024-06-25T17:26:00Z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ins w:id="144" w:author="Swapna Samir Shukla" w:date="2024-06-25T22:56:00Z" w16du:dateUtc="2024-06-25T17:26:00Z">
        <w:r w:rsidRPr="004D6A42">
          <w:rPr>
            <w:rFonts w:asciiTheme="minorHAnsi" w:eastAsiaTheme="minorEastAsia" w:hAnsiTheme="minorHAnsi" w:cstheme="minorBidi"/>
            <w:color w:val="000000" w:themeColor="text1"/>
            <w:sz w:val="22"/>
            <w:szCs w:val="22"/>
          </w:rPr>
          <w:t>Connect to MongoDB: Open MongoDB Compass and connect to your MongoDB instance. This could be a local instance (mongodb://localhost:27017) or a remote instance.</w:t>
        </w:r>
      </w:ins>
    </w:p>
    <w:p w14:paraId="0CB24CAB" w14:textId="77777777" w:rsidR="001A56C9" w:rsidRPr="009F547D" w:rsidRDefault="001A56C9" w:rsidP="001A56C9">
      <w:pPr>
        <w:rPr>
          <w:ins w:id="145" w:author="Swapna Samir Shukla" w:date="2024-06-25T21:20:00Z" w16du:dateUtc="2024-06-25T15:50:00Z"/>
          <w:rStyle w:val="apple-converted-space"/>
          <w:color w:val="000000" w:themeColor="text1"/>
          <w:rPrChange w:id="146" w:author="Swapna Samir Shukla" w:date="2024-06-25T22:52:00Z" w16du:dateUtc="2024-06-25T17:22:00Z">
            <w:rPr>
              <w:ins w:id="147" w:author="Swapna Samir Shukla" w:date="2024-06-25T21:20:00Z" w16du:dateUtc="2024-06-25T15:50:00Z"/>
              <w:rStyle w:val="apple-converted-space"/>
            </w:rPr>
          </w:rPrChange>
        </w:rPr>
      </w:pPr>
    </w:p>
    <w:p w14:paraId="75AB163D" w14:textId="77777777" w:rsidR="001A56C9" w:rsidRDefault="001A56C9" w:rsidP="001A56C9">
      <w:pPr>
        <w:rPr>
          <w:ins w:id="148" w:author="Swapna Samir Shukla" w:date="2024-06-25T22:57:00Z" w16du:dateUtc="2024-06-25T17:27:00Z"/>
          <w:rStyle w:val="apple-converted-space"/>
          <w:color w:val="000000" w:themeColor="text1"/>
        </w:rPr>
      </w:pPr>
      <w:ins w:id="149" w:author="Swapna Samir Shukla" w:date="2024-06-25T21:21:00Z" w16du:dateUtc="2024-06-25T15:51:00Z">
        <w:r w:rsidRPr="009F547D">
          <w:rPr>
            <w:rStyle w:val="apple-converted-space"/>
            <w:color w:val="000000" w:themeColor="text1"/>
            <w:rPrChange w:id="150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72673365" wp14:editId="4962A851">
              <wp:extent cx="5943600" cy="2789555"/>
              <wp:effectExtent l="0" t="0" r="0" b="0"/>
              <wp:docPr id="187000601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70006013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89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BF9597" w14:textId="0C50178E" w:rsidR="000657E9" w:rsidRDefault="000657E9" w:rsidP="000657E9">
      <w:pPr>
        <w:pStyle w:val="Heading3"/>
        <w:rPr>
          <w:ins w:id="151" w:author="Swapna Samir Shukla" w:date="2024-06-25T22:57:00Z" w16du:dateUtc="2024-06-25T17:27:00Z"/>
        </w:rPr>
      </w:pPr>
      <w:ins w:id="152" w:author="Swapna Samir Shukla" w:date="2024-06-25T22:57:00Z" w16du:dateUtc="2024-06-25T17:27:00Z">
        <w:r>
          <w:t>Step 2: Loading Data into MongoDB using MongoDB Compass</w:t>
        </w:r>
      </w:ins>
    </w:p>
    <w:p w14:paraId="2DDA7D46" w14:textId="77777777" w:rsidR="000657E9" w:rsidRDefault="000657E9" w:rsidP="000657E9">
      <w:pPr>
        <w:pStyle w:val="NormalWeb"/>
        <w:numPr>
          <w:ilvl w:val="0"/>
          <w:numId w:val="23"/>
        </w:numPr>
        <w:rPr>
          <w:ins w:id="153" w:author="Swapna Samir Shukla" w:date="2024-06-25T22:57:00Z" w16du:dateUtc="2024-06-25T17:27:00Z"/>
        </w:rPr>
      </w:pPr>
      <w:ins w:id="154" w:author="Swapna Samir Shukla" w:date="2024-06-25T22:57:00Z" w16du:dateUtc="2024-06-25T17:27:00Z">
        <w:r>
          <w:rPr>
            <w:rStyle w:val="Strong"/>
          </w:rPr>
          <w:t>Create a Database and Collection</w:t>
        </w:r>
        <w:r>
          <w:t>:</w:t>
        </w:r>
      </w:ins>
    </w:p>
    <w:p w14:paraId="3204C1D9" w14:textId="77777777" w:rsidR="000657E9" w:rsidRDefault="000657E9" w:rsidP="000657E9">
      <w:pPr>
        <w:numPr>
          <w:ilvl w:val="1"/>
          <w:numId w:val="23"/>
        </w:numPr>
        <w:spacing w:before="100" w:beforeAutospacing="1" w:after="100" w:afterAutospacing="1" w:line="240" w:lineRule="auto"/>
        <w:rPr>
          <w:ins w:id="155" w:author="Swapna Samir Shukla" w:date="2024-06-25T22:57:00Z" w16du:dateUtc="2024-06-25T17:27:00Z"/>
        </w:rPr>
      </w:pPr>
      <w:ins w:id="156" w:author="Swapna Samir Shukla" w:date="2024-06-25T22:57:00Z" w16du:dateUtc="2024-06-25T17:27:00Z">
        <w:r>
          <w:t xml:space="preserve">Click on </w:t>
        </w:r>
        <w:r>
          <w:rPr>
            <w:rStyle w:val="HTMLCode"/>
            <w:rFonts w:eastAsiaTheme="minorEastAsia"/>
          </w:rPr>
          <w:t>Create Database</w:t>
        </w:r>
        <w:r>
          <w:t>.</w:t>
        </w:r>
      </w:ins>
    </w:p>
    <w:p w14:paraId="7B8D5D06" w14:textId="77777777" w:rsidR="000657E9" w:rsidRDefault="000657E9" w:rsidP="000657E9">
      <w:pPr>
        <w:numPr>
          <w:ilvl w:val="1"/>
          <w:numId w:val="23"/>
        </w:numPr>
        <w:spacing w:before="100" w:beforeAutospacing="1" w:after="100" w:afterAutospacing="1" w:line="240" w:lineRule="auto"/>
        <w:rPr>
          <w:ins w:id="157" w:author="Swapna Samir Shukla" w:date="2024-06-25T22:57:00Z" w16du:dateUtc="2024-06-25T17:27:00Z"/>
        </w:rPr>
      </w:pPr>
      <w:ins w:id="158" w:author="Swapna Samir Shukla" w:date="2024-06-25T22:57:00Z" w16du:dateUtc="2024-06-25T17:27:00Z">
        <w:r>
          <w:t xml:space="preserve">Enter the database name as </w:t>
        </w:r>
        <w:proofErr w:type="spellStart"/>
        <w:r>
          <w:rPr>
            <w:rStyle w:val="HTMLCode"/>
            <w:rFonts w:eastAsiaTheme="minorEastAsia"/>
          </w:rPr>
          <w:t>training_db</w:t>
        </w:r>
        <w:proofErr w:type="spellEnd"/>
        <w:r>
          <w:t>.</w:t>
        </w:r>
      </w:ins>
    </w:p>
    <w:p w14:paraId="79369C0C" w14:textId="77777777" w:rsidR="000657E9" w:rsidRDefault="000657E9" w:rsidP="000657E9">
      <w:pPr>
        <w:numPr>
          <w:ilvl w:val="1"/>
          <w:numId w:val="23"/>
        </w:numPr>
        <w:spacing w:before="100" w:beforeAutospacing="1" w:after="100" w:afterAutospacing="1" w:line="240" w:lineRule="auto"/>
        <w:rPr>
          <w:ins w:id="159" w:author="Swapna Samir Shukla" w:date="2024-06-25T22:57:00Z" w16du:dateUtc="2024-06-25T17:27:00Z"/>
        </w:rPr>
      </w:pPr>
      <w:ins w:id="160" w:author="Swapna Samir Shukla" w:date="2024-06-25T22:57:00Z" w16du:dateUtc="2024-06-25T17:27:00Z">
        <w:r>
          <w:t xml:space="preserve">Enter the collection name as </w:t>
        </w:r>
        <w:r>
          <w:rPr>
            <w:rStyle w:val="HTMLCode"/>
            <w:rFonts w:eastAsiaTheme="minorEastAsia"/>
          </w:rPr>
          <w:t>trainees</w:t>
        </w:r>
        <w:r>
          <w:t>.</w:t>
        </w:r>
      </w:ins>
    </w:p>
    <w:p w14:paraId="3F0D75B7" w14:textId="77777777" w:rsidR="000657E9" w:rsidRDefault="000657E9" w:rsidP="000657E9">
      <w:pPr>
        <w:numPr>
          <w:ilvl w:val="1"/>
          <w:numId w:val="23"/>
        </w:numPr>
        <w:spacing w:before="100" w:beforeAutospacing="1" w:after="100" w:afterAutospacing="1" w:line="240" w:lineRule="auto"/>
        <w:rPr>
          <w:ins w:id="161" w:author="Swapna Samir Shukla" w:date="2024-06-25T22:57:00Z" w16du:dateUtc="2024-06-25T17:27:00Z"/>
        </w:rPr>
      </w:pPr>
      <w:ins w:id="162" w:author="Swapna Samir Shukla" w:date="2024-06-25T22:57:00Z" w16du:dateUtc="2024-06-25T17:27:00Z">
        <w:r>
          <w:t xml:space="preserve">Click </w:t>
        </w:r>
        <w:r>
          <w:rPr>
            <w:rStyle w:val="HTMLCode"/>
            <w:rFonts w:eastAsiaTheme="minorEastAsia"/>
          </w:rPr>
          <w:t>Create Database</w:t>
        </w:r>
        <w:r>
          <w:t>.</w:t>
        </w:r>
      </w:ins>
    </w:p>
    <w:p w14:paraId="0269C2FA" w14:textId="77777777" w:rsidR="000657E9" w:rsidRDefault="000657E9" w:rsidP="000657E9">
      <w:pPr>
        <w:pStyle w:val="NormalWeb"/>
        <w:numPr>
          <w:ilvl w:val="0"/>
          <w:numId w:val="23"/>
        </w:numPr>
        <w:rPr>
          <w:ins w:id="163" w:author="Swapna Samir Shukla" w:date="2024-06-25T22:57:00Z" w16du:dateUtc="2024-06-25T17:27:00Z"/>
        </w:rPr>
      </w:pPr>
      <w:ins w:id="164" w:author="Swapna Samir Shukla" w:date="2024-06-25T22:57:00Z" w16du:dateUtc="2024-06-25T17:27:00Z">
        <w:r>
          <w:rPr>
            <w:rStyle w:val="Strong"/>
          </w:rPr>
          <w:t>Insert Sample Data</w:t>
        </w:r>
        <w:r>
          <w:t>:</w:t>
        </w:r>
      </w:ins>
    </w:p>
    <w:p w14:paraId="31273666" w14:textId="77777777" w:rsidR="000657E9" w:rsidRDefault="000657E9" w:rsidP="001A56C9">
      <w:pPr>
        <w:numPr>
          <w:ilvl w:val="1"/>
          <w:numId w:val="23"/>
        </w:numPr>
        <w:spacing w:before="100" w:beforeAutospacing="1" w:after="100" w:afterAutospacing="1" w:line="240" w:lineRule="auto"/>
        <w:rPr>
          <w:ins w:id="165" w:author="Swapna Samir Shukla" w:date="2024-06-25T22:58:00Z" w16du:dateUtc="2024-06-25T17:28:00Z"/>
        </w:rPr>
      </w:pPr>
      <w:ins w:id="166" w:author="Swapna Samir Shukla" w:date="2024-06-25T22:57:00Z" w16du:dateUtc="2024-06-25T17:27:00Z">
        <w:r>
          <w:t xml:space="preserve">In the </w:t>
        </w:r>
        <w:proofErr w:type="gramStart"/>
        <w:r>
          <w:rPr>
            <w:rStyle w:val="HTMLCode"/>
            <w:rFonts w:eastAsiaTheme="minorEastAsia"/>
          </w:rPr>
          <w:t>trainees</w:t>
        </w:r>
        <w:proofErr w:type="gramEnd"/>
        <w:r>
          <w:t xml:space="preserve"> collection, click on </w:t>
        </w:r>
        <w:r>
          <w:rPr>
            <w:rStyle w:val="HTMLCode"/>
            <w:rFonts w:eastAsiaTheme="minorEastAsia"/>
          </w:rPr>
          <w:t>Insert Document</w:t>
        </w:r>
      </w:ins>
    </w:p>
    <w:p w14:paraId="14141E90" w14:textId="77777777" w:rsidR="000657E9" w:rsidRPr="000657E9" w:rsidRDefault="000657E9" w:rsidP="001A56C9">
      <w:pPr>
        <w:numPr>
          <w:ilvl w:val="1"/>
          <w:numId w:val="23"/>
        </w:numPr>
        <w:spacing w:before="100" w:beforeAutospacing="1" w:after="100" w:afterAutospacing="1" w:line="240" w:lineRule="auto"/>
        <w:rPr>
          <w:ins w:id="167" w:author="Swapna Samir Shukla" w:date="2024-06-25T22:58:00Z" w16du:dateUtc="2024-06-25T17:28:00Z"/>
          <w:rStyle w:val="apple-converted-space"/>
          <w:rPrChange w:id="168" w:author="Swapna Samir Shukla" w:date="2024-06-25T22:58:00Z" w16du:dateUtc="2024-06-25T17:28:00Z">
            <w:rPr>
              <w:ins w:id="169" w:author="Swapna Samir Shukla" w:date="2024-06-25T22:58:00Z" w16du:dateUtc="2024-06-25T17:28:00Z"/>
              <w:rStyle w:val="apple-converted-space"/>
              <w:color w:val="000000" w:themeColor="text1"/>
            </w:rPr>
          </w:rPrChange>
        </w:rPr>
      </w:pPr>
    </w:p>
    <w:p w14:paraId="16893B23" w14:textId="008130B6" w:rsidR="000657E9" w:rsidRPr="000657E9" w:rsidRDefault="001A56C9" w:rsidP="000657E9">
      <w:pPr>
        <w:spacing w:before="100" w:beforeAutospacing="1" w:after="100" w:afterAutospacing="1" w:line="240" w:lineRule="auto"/>
        <w:rPr>
          <w:ins w:id="170" w:author="Swapna Samir Shukla" w:date="2024-06-25T21:30:00Z" w16du:dateUtc="2024-06-25T16:00:00Z"/>
          <w:rStyle w:val="apple-converted-space"/>
        </w:rPr>
        <w:pPrChange w:id="171" w:author="Swapna Samir Shukla" w:date="2024-06-25T22:58:00Z" w16du:dateUtc="2024-06-25T17:28:00Z">
          <w:pPr/>
        </w:pPrChange>
      </w:pPr>
      <w:ins w:id="172" w:author="Swapna Samir Shukla" w:date="2024-06-25T21:29:00Z" w16du:dateUtc="2024-06-25T15:59:00Z">
        <w:r w:rsidRPr="000657E9">
          <w:rPr>
            <w:rStyle w:val="apple-converted-space"/>
            <w:color w:val="000000" w:themeColor="text1"/>
            <w:rPrChange w:id="173" w:author="Swapna Samir Shukla" w:date="2024-06-25T22:57:00Z" w16du:dateUtc="2024-06-25T17:27:00Z">
              <w:rPr>
                <w:rStyle w:val="apple-converted-space"/>
              </w:rPr>
            </w:rPrChange>
          </w:rPr>
          <w:lastRenderedPageBreak/>
          <w:br/>
        </w:r>
        <w:r w:rsidRPr="009F547D">
          <w:rPr>
            <w:rStyle w:val="apple-converted-space"/>
            <w:color w:val="000000" w:themeColor="text1"/>
            <w:rPrChange w:id="174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6DDEEB62" wp14:editId="7C19A0D7">
              <wp:extent cx="5943600" cy="2821940"/>
              <wp:effectExtent l="0" t="0" r="0" b="0"/>
              <wp:docPr id="1142865775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42865775" name="Picture 1" descr="A screenshot of a computer&#10;&#10;Description automatically generated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21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8EF0762" w14:textId="7F4E56FE" w:rsidR="00A94CED" w:rsidRDefault="00A94CED" w:rsidP="001A56C9">
      <w:pPr>
        <w:rPr>
          <w:ins w:id="175" w:author="Swapna Samir Shukla" w:date="2024-06-25T23:00:00Z" w16du:dateUtc="2024-06-25T17:30:00Z"/>
          <w:rStyle w:val="apple-converted-space"/>
          <w:color w:val="000000" w:themeColor="text1"/>
        </w:rPr>
      </w:pPr>
      <w:ins w:id="176" w:author="Swapna Samir Shukla" w:date="2024-06-25T21:30:00Z" w16du:dateUtc="2024-06-25T16:00:00Z">
        <w:r w:rsidRPr="009F547D">
          <w:rPr>
            <w:rStyle w:val="apple-converted-space"/>
            <w:color w:val="000000" w:themeColor="text1"/>
            <w:rPrChange w:id="177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7B6C3958" wp14:editId="17F90957">
              <wp:extent cx="5943600" cy="2859405"/>
              <wp:effectExtent l="0" t="0" r="0" b="0"/>
              <wp:docPr id="40662966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6629665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59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4380979" w14:textId="77777777" w:rsidR="000657E9" w:rsidRDefault="000657E9" w:rsidP="001A56C9">
      <w:pPr>
        <w:rPr>
          <w:ins w:id="178" w:author="Swapna Samir Shukla" w:date="2024-06-25T23:00:00Z" w16du:dateUtc="2024-06-25T17:30:00Z"/>
          <w:rStyle w:val="apple-converted-space"/>
          <w:color w:val="000000" w:themeColor="text1"/>
        </w:rPr>
      </w:pPr>
    </w:p>
    <w:p w14:paraId="2A5E598A" w14:textId="77777777" w:rsidR="000657E9" w:rsidRDefault="000657E9" w:rsidP="001A56C9">
      <w:pPr>
        <w:rPr>
          <w:ins w:id="179" w:author="Swapna Samir Shukla" w:date="2024-06-25T23:00:00Z" w16du:dateUtc="2024-06-25T17:30:00Z"/>
          <w:rStyle w:val="apple-converted-space"/>
          <w:color w:val="000000" w:themeColor="text1"/>
        </w:rPr>
      </w:pPr>
    </w:p>
    <w:p w14:paraId="5C3B95EA" w14:textId="77777777" w:rsidR="000657E9" w:rsidRDefault="000657E9" w:rsidP="001A56C9">
      <w:pPr>
        <w:rPr>
          <w:ins w:id="180" w:author="Swapna Samir Shukla" w:date="2024-06-25T23:00:00Z" w16du:dateUtc="2024-06-25T17:30:00Z"/>
          <w:rStyle w:val="apple-converted-space"/>
          <w:color w:val="000000" w:themeColor="text1"/>
        </w:rPr>
      </w:pPr>
    </w:p>
    <w:p w14:paraId="1FC5EDB1" w14:textId="77777777" w:rsidR="000657E9" w:rsidRDefault="000657E9" w:rsidP="001A56C9">
      <w:pPr>
        <w:rPr>
          <w:ins w:id="181" w:author="Swapna Samir Shukla" w:date="2024-06-25T23:00:00Z" w16du:dateUtc="2024-06-25T17:30:00Z"/>
          <w:rStyle w:val="apple-converted-space"/>
          <w:color w:val="000000" w:themeColor="text1"/>
        </w:rPr>
      </w:pPr>
    </w:p>
    <w:p w14:paraId="63F9CA8D" w14:textId="77777777" w:rsidR="000657E9" w:rsidRDefault="000657E9" w:rsidP="001A56C9">
      <w:pPr>
        <w:rPr>
          <w:ins w:id="182" w:author="Swapna Samir Shukla" w:date="2024-06-25T23:00:00Z" w16du:dateUtc="2024-06-25T17:30:00Z"/>
          <w:rStyle w:val="apple-converted-space"/>
          <w:color w:val="000000" w:themeColor="text1"/>
        </w:rPr>
      </w:pPr>
    </w:p>
    <w:p w14:paraId="41EC811E" w14:textId="77777777" w:rsidR="000657E9" w:rsidRDefault="000657E9" w:rsidP="000657E9">
      <w:pPr>
        <w:pStyle w:val="Heading3"/>
        <w:rPr>
          <w:ins w:id="183" w:author="Swapna Samir Shukla" w:date="2024-06-25T23:00:00Z" w16du:dateUtc="2024-06-25T17:30:00Z"/>
        </w:rPr>
      </w:pPr>
      <w:ins w:id="184" w:author="Swapna Samir Shukla" w:date="2024-06-25T23:00:00Z" w16du:dateUtc="2024-06-25T17:30:00Z">
        <w:r>
          <w:lastRenderedPageBreak/>
          <w:t>Step 3: Writing Queries for Analysis in MongoDB Compass</w:t>
        </w:r>
      </w:ins>
    </w:p>
    <w:p w14:paraId="29224540" w14:textId="77777777" w:rsidR="000657E9" w:rsidRDefault="000657E9" w:rsidP="000657E9">
      <w:pPr>
        <w:pStyle w:val="NormalWeb"/>
        <w:numPr>
          <w:ilvl w:val="0"/>
          <w:numId w:val="24"/>
        </w:numPr>
        <w:rPr>
          <w:ins w:id="185" w:author="Swapna Samir Shukla" w:date="2024-06-25T23:00:00Z" w16du:dateUtc="2024-06-25T17:30:00Z"/>
        </w:rPr>
      </w:pPr>
      <w:ins w:id="186" w:author="Swapna Samir Shukla" w:date="2024-06-25T23:00:00Z" w16du:dateUtc="2024-06-25T17:30:00Z">
        <w:r>
          <w:rPr>
            <w:rStyle w:val="Strong"/>
          </w:rPr>
          <w:t>Find count and percentage of employees who failed in term 1 (passing score being 37)</w:t>
        </w:r>
        <w:r>
          <w:t>:</w:t>
        </w:r>
      </w:ins>
    </w:p>
    <w:p w14:paraId="22C76A90" w14:textId="77777777" w:rsidR="000657E9" w:rsidRDefault="000657E9" w:rsidP="000657E9">
      <w:pPr>
        <w:pStyle w:val="NormalWeb"/>
        <w:numPr>
          <w:ilvl w:val="1"/>
          <w:numId w:val="24"/>
        </w:numPr>
        <w:rPr>
          <w:ins w:id="187" w:author="Swapna Samir Shukla" w:date="2024-06-25T23:00:00Z" w16du:dateUtc="2024-06-25T17:30:00Z"/>
        </w:rPr>
      </w:pPr>
      <w:ins w:id="188" w:author="Swapna Samir Shukla" w:date="2024-06-25T23:00:00Z" w16du:dateUtc="2024-06-25T17:30:00Z">
        <w:r>
          <w:t xml:space="preserve">Go to the </w:t>
        </w:r>
        <w:proofErr w:type="gramStart"/>
        <w:r>
          <w:rPr>
            <w:rStyle w:val="HTMLCode"/>
          </w:rPr>
          <w:t>trainees</w:t>
        </w:r>
        <w:proofErr w:type="gramEnd"/>
        <w:r>
          <w:t xml:space="preserve"> collection.</w:t>
        </w:r>
      </w:ins>
    </w:p>
    <w:p w14:paraId="574FE6A2" w14:textId="77777777" w:rsidR="000657E9" w:rsidRDefault="000657E9" w:rsidP="000657E9">
      <w:pPr>
        <w:pStyle w:val="NormalWeb"/>
        <w:numPr>
          <w:ilvl w:val="1"/>
          <w:numId w:val="24"/>
        </w:numPr>
        <w:rPr>
          <w:ins w:id="189" w:author="Swapna Samir Shukla" w:date="2024-06-25T23:00:00Z" w16du:dateUtc="2024-06-25T17:30:00Z"/>
        </w:rPr>
      </w:pPr>
      <w:ins w:id="190" w:author="Swapna Samir Shukla" w:date="2024-06-25T23:00:00Z" w16du:dateUtc="2024-06-25T17:30:00Z">
        <w:r>
          <w:t xml:space="preserve">Click on the </w:t>
        </w:r>
        <w:r>
          <w:rPr>
            <w:rStyle w:val="HTMLCode"/>
          </w:rPr>
          <w:t>Aggregations</w:t>
        </w:r>
        <w:r>
          <w:t xml:space="preserve"> tab.</w:t>
        </w:r>
      </w:ins>
    </w:p>
    <w:p w14:paraId="2C4FCAFE" w14:textId="29E8EA3E" w:rsidR="000657E9" w:rsidRPr="000657E9" w:rsidRDefault="000657E9" w:rsidP="001A56C9">
      <w:pPr>
        <w:pStyle w:val="NormalWeb"/>
        <w:numPr>
          <w:ilvl w:val="1"/>
          <w:numId w:val="24"/>
        </w:numPr>
        <w:rPr>
          <w:ins w:id="191" w:author="Swapna Samir Shukla" w:date="2024-06-25T21:50:00Z" w16du:dateUtc="2024-06-25T16:20:00Z"/>
          <w:rStyle w:val="apple-converted-space"/>
        </w:rPr>
        <w:pPrChange w:id="192" w:author="Swapna Samir Shukla" w:date="2024-06-25T21:20:00Z" w16du:dateUtc="2024-06-25T15:50:00Z">
          <w:pPr/>
        </w:pPrChange>
      </w:pPr>
      <w:ins w:id="193" w:author="Swapna Samir Shukla" w:date="2024-06-25T23:00:00Z" w16du:dateUtc="2024-06-25T17:30:00Z">
        <w:r>
          <w:t>Add the following stages:</w:t>
        </w:r>
      </w:ins>
    </w:p>
    <w:p w14:paraId="2AF3DB43" w14:textId="4199A6A7" w:rsidR="00A94CED" w:rsidRPr="009F547D" w:rsidRDefault="0052142D" w:rsidP="001A56C9">
      <w:pPr>
        <w:rPr>
          <w:ins w:id="194" w:author="Swapna Samir Shukla" w:date="2024-06-25T21:49:00Z" w16du:dateUtc="2024-06-25T16:19:00Z"/>
          <w:rStyle w:val="apple-converted-space"/>
          <w:color w:val="000000" w:themeColor="text1"/>
          <w:rPrChange w:id="195" w:author="Swapna Samir Shukla" w:date="2024-06-25T22:52:00Z" w16du:dateUtc="2024-06-25T17:22:00Z">
            <w:rPr>
              <w:ins w:id="196" w:author="Swapna Samir Shukla" w:date="2024-06-25T21:49:00Z" w16du:dateUtc="2024-06-25T16:19:00Z"/>
              <w:rStyle w:val="apple-converted-space"/>
            </w:rPr>
          </w:rPrChange>
        </w:rPr>
      </w:pPr>
      <w:ins w:id="197" w:author="Swapna Samir Shukla" w:date="2024-06-25T21:49:00Z" w16du:dateUtc="2024-06-25T16:19:00Z">
        <w:r w:rsidRPr="009F547D">
          <w:rPr>
            <w:rStyle w:val="apple-converted-space"/>
            <w:color w:val="000000" w:themeColor="text1"/>
            <w:rPrChange w:id="198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3E9B34D7" wp14:editId="2071F72C">
              <wp:extent cx="5943600" cy="2381885"/>
              <wp:effectExtent l="0" t="0" r="0" b="0"/>
              <wp:docPr id="1537773934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37773934" name="Picture 1" descr="A screenshot of a computer&#10;&#10;Description automatically generated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81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F89AAD" w14:textId="5CECBE24" w:rsidR="0052142D" w:rsidRPr="009F547D" w:rsidRDefault="0052142D" w:rsidP="001A56C9">
      <w:pPr>
        <w:rPr>
          <w:ins w:id="199" w:author="Swapna Samir Shukla" w:date="2024-06-25T21:50:00Z" w16du:dateUtc="2024-06-25T16:20:00Z"/>
          <w:rStyle w:val="apple-converted-space"/>
          <w:color w:val="000000" w:themeColor="text1"/>
          <w:rPrChange w:id="200" w:author="Swapna Samir Shukla" w:date="2024-06-25T22:52:00Z" w16du:dateUtc="2024-06-25T17:22:00Z">
            <w:rPr>
              <w:ins w:id="201" w:author="Swapna Samir Shukla" w:date="2024-06-25T21:50:00Z" w16du:dateUtc="2024-06-25T16:20:00Z"/>
              <w:rStyle w:val="apple-converted-space"/>
            </w:rPr>
          </w:rPrChange>
        </w:rPr>
      </w:pPr>
      <w:ins w:id="202" w:author="Swapna Samir Shukla" w:date="2024-06-25T21:50:00Z" w16du:dateUtc="2024-06-25T16:20:00Z">
        <w:r w:rsidRPr="009F547D">
          <w:rPr>
            <w:rStyle w:val="apple-converted-space"/>
            <w:color w:val="000000" w:themeColor="text1"/>
            <w:rPrChange w:id="203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01475388" wp14:editId="1024205F">
              <wp:extent cx="5943600" cy="1501775"/>
              <wp:effectExtent l="0" t="0" r="0" b="3175"/>
              <wp:docPr id="1521721805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21721805" name="Picture 1" descr="A screenshot of a computer&#10;&#10;Description automatically generated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501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05AA065" w14:textId="2DF471BE" w:rsidR="0052142D" w:rsidRDefault="0052142D" w:rsidP="001A56C9">
      <w:pPr>
        <w:rPr>
          <w:ins w:id="204" w:author="Swapna Samir Shukla" w:date="2024-06-25T23:01:00Z" w16du:dateUtc="2024-06-25T17:31:00Z"/>
          <w:rStyle w:val="apple-converted-space"/>
          <w:color w:val="000000" w:themeColor="text1"/>
        </w:rPr>
      </w:pPr>
      <w:ins w:id="205" w:author="Swapna Samir Shukla" w:date="2024-06-25T21:51:00Z" w16du:dateUtc="2024-06-25T16:21:00Z">
        <w:r w:rsidRPr="009F547D">
          <w:rPr>
            <w:rStyle w:val="apple-converted-space"/>
            <w:color w:val="000000" w:themeColor="text1"/>
            <w:rPrChange w:id="206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15BC5BE5" wp14:editId="0DA0B266">
              <wp:extent cx="5943600" cy="1370965"/>
              <wp:effectExtent l="0" t="0" r="0" b="635"/>
              <wp:docPr id="1613375892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13375892" name="Picture 1" descr="A screenshot of a computer&#10;&#10;Description automatically generated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3709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7A88C8" w14:textId="77777777" w:rsidR="000657E9" w:rsidRDefault="000657E9" w:rsidP="001A56C9">
      <w:pPr>
        <w:rPr>
          <w:ins w:id="207" w:author="Swapna Samir Shukla" w:date="2024-06-25T23:01:00Z" w16du:dateUtc="2024-06-25T17:31:00Z"/>
          <w:rStyle w:val="apple-converted-space"/>
          <w:color w:val="000000" w:themeColor="text1"/>
        </w:rPr>
      </w:pPr>
    </w:p>
    <w:p w14:paraId="6CD51620" w14:textId="77777777" w:rsidR="000657E9" w:rsidRDefault="000657E9" w:rsidP="001A56C9">
      <w:pPr>
        <w:rPr>
          <w:ins w:id="208" w:author="Swapna Samir Shukla" w:date="2024-06-25T23:01:00Z" w16du:dateUtc="2024-06-25T17:31:00Z"/>
          <w:rStyle w:val="apple-converted-space"/>
          <w:color w:val="000000" w:themeColor="text1"/>
        </w:rPr>
      </w:pPr>
    </w:p>
    <w:p w14:paraId="15D9E35C" w14:textId="13F62833" w:rsidR="000657E9" w:rsidRDefault="000657E9" w:rsidP="000657E9">
      <w:pPr>
        <w:pStyle w:val="NormalWeb"/>
        <w:numPr>
          <w:ilvl w:val="0"/>
          <w:numId w:val="24"/>
        </w:numPr>
        <w:rPr>
          <w:ins w:id="209" w:author="Swapna Samir Shukla" w:date="2024-06-25T23:01:00Z" w16du:dateUtc="2024-06-25T17:31:00Z"/>
        </w:rPr>
        <w:pPrChange w:id="210" w:author="Swapna Samir Shukla" w:date="2024-06-25T23:01:00Z" w16du:dateUtc="2024-06-25T17:31:00Z">
          <w:pPr>
            <w:pStyle w:val="NormalWeb"/>
          </w:pPr>
        </w:pPrChange>
      </w:pPr>
      <w:ins w:id="211" w:author="Swapna Samir Shukla" w:date="2024-06-25T23:01:00Z" w16du:dateUtc="2024-06-25T17:31:00Z">
        <w:r>
          <w:rPr>
            <w:rStyle w:val="Strong"/>
          </w:rPr>
          <w:lastRenderedPageBreak/>
          <w:t>Find employees who failed in aggregate (term1 + term2 + term3)</w:t>
        </w:r>
        <w:r>
          <w:t>:</w:t>
        </w:r>
      </w:ins>
    </w:p>
    <w:p w14:paraId="62F40FC5" w14:textId="77777777" w:rsidR="000657E9" w:rsidRDefault="000657E9" w:rsidP="000657E9">
      <w:pPr>
        <w:pStyle w:val="NormalWeb"/>
        <w:numPr>
          <w:ilvl w:val="0"/>
          <w:numId w:val="25"/>
        </w:numPr>
        <w:rPr>
          <w:ins w:id="212" w:author="Swapna Samir Shukla" w:date="2024-06-25T23:01:00Z" w16du:dateUtc="2024-06-25T17:31:00Z"/>
        </w:rPr>
      </w:pPr>
      <w:ins w:id="213" w:author="Swapna Samir Shukla" w:date="2024-06-25T23:01:00Z" w16du:dateUtc="2024-06-25T17:31:00Z">
        <w:r>
          <w:t xml:space="preserve">Go to the </w:t>
        </w:r>
        <w:proofErr w:type="gramStart"/>
        <w:r>
          <w:rPr>
            <w:rStyle w:val="HTMLCode"/>
          </w:rPr>
          <w:t>trainees</w:t>
        </w:r>
        <w:proofErr w:type="gramEnd"/>
        <w:r>
          <w:t xml:space="preserve"> collection.</w:t>
        </w:r>
      </w:ins>
    </w:p>
    <w:p w14:paraId="480DE01E" w14:textId="77777777" w:rsidR="000657E9" w:rsidRDefault="000657E9" w:rsidP="000657E9">
      <w:pPr>
        <w:pStyle w:val="NormalWeb"/>
        <w:numPr>
          <w:ilvl w:val="0"/>
          <w:numId w:val="25"/>
        </w:numPr>
        <w:rPr>
          <w:ins w:id="214" w:author="Swapna Samir Shukla" w:date="2024-06-25T23:01:00Z" w16du:dateUtc="2024-06-25T17:31:00Z"/>
        </w:rPr>
      </w:pPr>
      <w:ins w:id="215" w:author="Swapna Samir Shukla" w:date="2024-06-25T23:01:00Z" w16du:dateUtc="2024-06-25T17:31:00Z">
        <w:r>
          <w:t xml:space="preserve">Click on the </w:t>
        </w:r>
        <w:r>
          <w:rPr>
            <w:rStyle w:val="HTMLCode"/>
          </w:rPr>
          <w:t>Aggregations</w:t>
        </w:r>
        <w:r>
          <w:t xml:space="preserve"> tab.</w:t>
        </w:r>
      </w:ins>
    </w:p>
    <w:p w14:paraId="575BB9C9" w14:textId="77777777" w:rsidR="000657E9" w:rsidRDefault="000657E9" w:rsidP="000657E9">
      <w:pPr>
        <w:pStyle w:val="NormalWeb"/>
        <w:numPr>
          <w:ilvl w:val="0"/>
          <w:numId w:val="25"/>
        </w:numPr>
        <w:rPr>
          <w:ins w:id="216" w:author="Swapna Samir Shukla" w:date="2024-06-25T23:01:00Z" w16du:dateUtc="2024-06-25T17:31:00Z"/>
        </w:rPr>
      </w:pPr>
      <w:ins w:id="217" w:author="Swapna Samir Shukla" w:date="2024-06-25T23:01:00Z" w16du:dateUtc="2024-06-25T17:31:00Z">
        <w:r>
          <w:t>Add the following stages:</w:t>
        </w:r>
      </w:ins>
    </w:p>
    <w:p w14:paraId="064E7C47" w14:textId="5AE00B21" w:rsidR="0052142D" w:rsidRPr="009F547D" w:rsidRDefault="0052142D" w:rsidP="001A56C9">
      <w:pPr>
        <w:rPr>
          <w:ins w:id="218" w:author="Swapna Samir Shukla" w:date="2024-06-25T21:51:00Z" w16du:dateUtc="2024-06-25T16:21:00Z"/>
          <w:rStyle w:val="apple-converted-space"/>
          <w:color w:val="000000" w:themeColor="text1"/>
          <w:rPrChange w:id="219" w:author="Swapna Samir Shukla" w:date="2024-06-25T22:52:00Z" w16du:dateUtc="2024-06-25T17:22:00Z">
            <w:rPr>
              <w:ins w:id="220" w:author="Swapna Samir Shukla" w:date="2024-06-25T21:51:00Z" w16du:dateUtc="2024-06-25T16:21:00Z"/>
              <w:rStyle w:val="apple-converted-space"/>
            </w:rPr>
          </w:rPrChange>
        </w:rPr>
      </w:pPr>
    </w:p>
    <w:p w14:paraId="128B2323" w14:textId="66ABA744" w:rsidR="005114AE" w:rsidRPr="009F547D" w:rsidRDefault="005114AE" w:rsidP="001A56C9">
      <w:pPr>
        <w:rPr>
          <w:ins w:id="221" w:author="Swapna Samir Shukla" w:date="2024-06-25T21:59:00Z" w16du:dateUtc="2024-06-25T16:29:00Z"/>
          <w:rStyle w:val="apple-converted-space"/>
          <w:color w:val="000000" w:themeColor="text1"/>
          <w:rPrChange w:id="222" w:author="Swapna Samir Shukla" w:date="2024-06-25T22:52:00Z" w16du:dateUtc="2024-06-25T17:22:00Z">
            <w:rPr>
              <w:ins w:id="223" w:author="Swapna Samir Shukla" w:date="2024-06-25T21:59:00Z" w16du:dateUtc="2024-06-25T16:29:00Z"/>
              <w:rStyle w:val="apple-converted-space"/>
            </w:rPr>
          </w:rPrChange>
        </w:rPr>
      </w:pPr>
      <w:ins w:id="224" w:author="Swapna Samir Shukla" w:date="2024-06-25T21:59:00Z" w16du:dateUtc="2024-06-25T16:29:00Z">
        <w:r w:rsidRPr="009F547D">
          <w:rPr>
            <w:rStyle w:val="apple-converted-space"/>
            <w:color w:val="000000" w:themeColor="text1"/>
            <w:rPrChange w:id="225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623CC247" wp14:editId="09CEA1A7">
              <wp:extent cx="5943600" cy="2399665"/>
              <wp:effectExtent l="0" t="0" r="0" b="635"/>
              <wp:docPr id="1142243380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42243380" name="Picture 1" descr="A screenshot of a computer&#10;&#10;Description automatically generated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99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DD9195" w14:textId="3A814D3C" w:rsidR="005114AE" w:rsidRDefault="005114AE" w:rsidP="001A56C9">
      <w:pPr>
        <w:rPr>
          <w:ins w:id="226" w:author="Swapna Samir Shukla" w:date="2024-06-25T23:02:00Z" w16du:dateUtc="2024-06-25T17:32:00Z"/>
          <w:rStyle w:val="apple-converted-space"/>
          <w:color w:val="000000" w:themeColor="text1"/>
        </w:rPr>
      </w:pPr>
      <w:ins w:id="227" w:author="Swapna Samir Shukla" w:date="2024-06-25T22:00:00Z" w16du:dateUtc="2024-06-25T16:30:00Z">
        <w:r w:rsidRPr="009F547D">
          <w:rPr>
            <w:rStyle w:val="apple-converted-space"/>
            <w:color w:val="000000" w:themeColor="text1"/>
            <w:rPrChange w:id="228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0D7CCB2B" wp14:editId="080BD19C">
              <wp:extent cx="5943600" cy="1264920"/>
              <wp:effectExtent l="0" t="0" r="0" b="0"/>
              <wp:docPr id="1396517841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96517841" name="Picture 1" descr="A screenshot of a computer&#10;&#10;Description automatically generated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264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7C1B87" w14:textId="78E13F00" w:rsidR="000657E9" w:rsidRDefault="000657E9" w:rsidP="001A56C9">
      <w:pPr>
        <w:rPr>
          <w:ins w:id="229" w:author="Swapna Samir Shukla" w:date="2024-06-25T23:02:00Z" w16du:dateUtc="2024-06-25T17:32:00Z"/>
          <w:rStyle w:val="apple-converted-space"/>
          <w:color w:val="000000" w:themeColor="text1"/>
        </w:rPr>
      </w:pPr>
      <w:ins w:id="230" w:author="Swapna Samir Shukla" w:date="2024-06-25T23:02:00Z" w16du:dateUtc="2024-06-25T17:32:00Z">
        <w:r w:rsidRPr="009F547D">
          <w:rPr>
            <w:rStyle w:val="apple-converted-space"/>
            <w:color w:val="000000" w:themeColor="text1"/>
            <w:rPrChange w:id="231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743AEA05" wp14:editId="3E2B6845">
              <wp:extent cx="5943600" cy="2035175"/>
              <wp:effectExtent l="0" t="0" r="0" b="3175"/>
              <wp:docPr id="1442064351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42064351" name="Picture 1" descr="A screenshot of a computer&#10;&#10;Description automatically generated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35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B35865" w14:textId="77777777" w:rsidR="000657E9" w:rsidRDefault="000657E9" w:rsidP="001A56C9">
      <w:pPr>
        <w:rPr>
          <w:ins w:id="232" w:author="Swapna Samir Shukla" w:date="2024-06-25T23:02:00Z" w16du:dateUtc="2024-06-25T17:32:00Z"/>
          <w:rStyle w:val="apple-converted-space"/>
          <w:color w:val="000000" w:themeColor="text1"/>
        </w:rPr>
      </w:pPr>
    </w:p>
    <w:p w14:paraId="0535214F" w14:textId="3B4D2F6F" w:rsidR="000657E9" w:rsidRDefault="000657E9" w:rsidP="000657E9">
      <w:pPr>
        <w:pStyle w:val="NormalWeb"/>
        <w:numPr>
          <w:ilvl w:val="0"/>
          <w:numId w:val="24"/>
        </w:numPr>
        <w:rPr>
          <w:ins w:id="233" w:author="Swapna Samir Shukla" w:date="2024-06-25T23:02:00Z" w16du:dateUtc="2024-06-25T17:32:00Z"/>
        </w:rPr>
        <w:pPrChange w:id="234" w:author="Swapna Samir Shukla" w:date="2024-06-25T23:02:00Z" w16du:dateUtc="2024-06-25T17:32:00Z">
          <w:pPr>
            <w:pStyle w:val="NormalWeb"/>
          </w:pPr>
        </w:pPrChange>
      </w:pPr>
      <w:ins w:id="235" w:author="Swapna Samir Shukla" w:date="2024-06-25T23:02:00Z" w16du:dateUtc="2024-06-25T17:32:00Z">
        <w:r>
          <w:rPr>
            <w:rStyle w:val="Strong"/>
          </w:rPr>
          <w:lastRenderedPageBreak/>
          <w:t>Find the average score of trainees for term 1</w:t>
        </w:r>
        <w:r>
          <w:t>:</w:t>
        </w:r>
      </w:ins>
    </w:p>
    <w:p w14:paraId="624B77D0" w14:textId="77777777" w:rsidR="000657E9" w:rsidRDefault="000657E9" w:rsidP="000657E9">
      <w:pPr>
        <w:pStyle w:val="NormalWeb"/>
        <w:numPr>
          <w:ilvl w:val="0"/>
          <w:numId w:val="26"/>
        </w:numPr>
        <w:rPr>
          <w:ins w:id="236" w:author="Swapna Samir Shukla" w:date="2024-06-25T23:02:00Z" w16du:dateUtc="2024-06-25T17:32:00Z"/>
        </w:rPr>
      </w:pPr>
      <w:ins w:id="237" w:author="Swapna Samir Shukla" w:date="2024-06-25T23:02:00Z" w16du:dateUtc="2024-06-25T17:32:00Z">
        <w:r>
          <w:t xml:space="preserve">Go to the </w:t>
        </w:r>
        <w:proofErr w:type="gramStart"/>
        <w:r>
          <w:rPr>
            <w:rStyle w:val="HTMLCode"/>
          </w:rPr>
          <w:t>trainees</w:t>
        </w:r>
        <w:proofErr w:type="gramEnd"/>
        <w:r>
          <w:t xml:space="preserve"> collection.</w:t>
        </w:r>
      </w:ins>
    </w:p>
    <w:p w14:paraId="04405589" w14:textId="77777777" w:rsidR="000657E9" w:rsidRDefault="000657E9" w:rsidP="000657E9">
      <w:pPr>
        <w:pStyle w:val="NormalWeb"/>
        <w:numPr>
          <w:ilvl w:val="0"/>
          <w:numId w:val="26"/>
        </w:numPr>
        <w:rPr>
          <w:ins w:id="238" w:author="Swapna Samir Shukla" w:date="2024-06-25T23:02:00Z" w16du:dateUtc="2024-06-25T17:32:00Z"/>
        </w:rPr>
      </w:pPr>
      <w:ins w:id="239" w:author="Swapna Samir Shukla" w:date="2024-06-25T23:02:00Z" w16du:dateUtc="2024-06-25T17:32:00Z">
        <w:r>
          <w:t xml:space="preserve">Click on the </w:t>
        </w:r>
        <w:r>
          <w:rPr>
            <w:rStyle w:val="HTMLCode"/>
          </w:rPr>
          <w:t>Aggregations</w:t>
        </w:r>
        <w:r>
          <w:t xml:space="preserve"> tab.</w:t>
        </w:r>
      </w:ins>
    </w:p>
    <w:p w14:paraId="7F2DB8D9" w14:textId="21F4C491" w:rsidR="000657E9" w:rsidRPr="000657E9" w:rsidRDefault="000657E9" w:rsidP="001A56C9">
      <w:pPr>
        <w:pStyle w:val="NormalWeb"/>
        <w:numPr>
          <w:ilvl w:val="0"/>
          <w:numId w:val="26"/>
        </w:numPr>
        <w:rPr>
          <w:ins w:id="240" w:author="Swapna Samir Shukla" w:date="2024-06-25T22:00:00Z" w16du:dateUtc="2024-06-25T16:30:00Z"/>
          <w:rStyle w:val="apple-converted-space"/>
        </w:rPr>
        <w:pPrChange w:id="241" w:author="Swapna Samir Shukla" w:date="2024-06-25T21:20:00Z" w16du:dateUtc="2024-06-25T15:50:00Z">
          <w:pPr/>
        </w:pPrChange>
      </w:pPr>
      <w:ins w:id="242" w:author="Swapna Samir Shukla" w:date="2024-06-25T23:02:00Z" w16du:dateUtc="2024-06-25T17:32:00Z">
        <w:r>
          <w:t>Add the following stages:</w:t>
        </w:r>
      </w:ins>
    </w:p>
    <w:p w14:paraId="549CF0B3" w14:textId="55BB67EE" w:rsidR="005114AE" w:rsidRPr="009F547D" w:rsidRDefault="00F807CC" w:rsidP="001A56C9">
      <w:pPr>
        <w:rPr>
          <w:ins w:id="243" w:author="Swapna Samir Shukla" w:date="2024-06-25T22:18:00Z" w16du:dateUtc="2024-06-25T16:48:00Z"/>
          <w:rStyle w:val="apple-converted-space"/>
          <w:color w:val="000000" w:themeColor="text1"/>
          <w:rPrChange w:id="244" w:author="Swapna Samir Shukla" w:date="2024-06-25T22:52:00Z" w16du:dateUtc="2024-06-25T17:22:00Z">
            <w:rPr>
              <w:ins w:id="245" w:author="Swapna Samir Shukla" w:date="2024-06-25T22:18:00Z" w16du:dateUtc="2024-06-25T16:48:00Z"/>
              <w:rStyle w:val="apple-converted-space"/>
            </w:rPr>
          </w:rPrChange>
        </w:rPr>
      </w:pPr>
      <w:ins w:id="246" w:author="Swapna Samir Shukla" w:date="2024-06-25T22:18:00Z" w16du:dateUtc="2024-06-25T16:48:00Z">
        <w:r w:rsidRPr="009F547D">
          <w:rPr>
            <w:rStyle w:val="apple-converted-space"/>
            <w:color w:val="000000" w:themeColor="text1"/>
            <w:rPrChange w:id="247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118F00B0" wp14:editId="2DD7A781">
              <wp:extent cx="5448300" cy="1224703"/>
              <wp:effectExtent l="0" t="0" r="0" b="0"/>
              <wp:docPr id="152260982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22609828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5391" cy="1233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875877A" w14:textId="159D566F" w:rsidR="00F807CC" w:rsidRPr="009F547D" w:rsidRDefault="00F807CC" w:rsidP="001A56C9">
      <w:pPr>
        <w:rPr>
          <w:ins w:id="248" w:author="Swapna Samir Shukla" w:date="2024-06-25T22:19:00Z" w16du:dateUtc="2024-06-25T16:49:00Z"/>
          <w:rStyle w:val="apple-converted-space"/>
          <w:color w:val="000000" w:themeColor="text1"/>
          <w:rPrChange w:id="249" w:author="Swapna Samir Shukla" w:date="2024-06-25T22:52:00Z" w16du:dateUtc="2024-06-25T17:22:00Z">
            <w:rPr>
              <w:ins w:id="250" w:author="Swapna Samir Shukla" w:date="2024-06-25T22:19:00Z" w16du:dateUtc="2024-06-25T16:49:00Z"/>
              <w:rStyle w:val="apple-converted-space"/>
            </w:rPr>
          </w:rPrChange>
        </w:rPr>
      </w:pPr>
      <w:ins w:id="251" w:author="Swapna Samir Shukla" w:date="2024-06-25T22:19:00Z" w16du:dateUtc="2024-06-25T16:49:00Z">
        <w:r w:rsidRPr="009F547D">
          <w:rPr>
            <w:rStyle w:val="apple-converted-space"/>
            <w:color w:val="000000" w:themeColor="text1"/>
            <w:rPrChange w:id="252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500995BF" wp14:editId="576D1332">
              <wp:extent cx="5440680" cy="1210784"/>
              <wp:effectExtent l="0" t="0" r="0" b="8890"/>
              <wp:docPr id="1584746862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84746862" name="Picture 1" descr="A screenshot of a computer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75730" cy="12185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ADC2E5" w14:textId="0CD932AF" w:rsidR="00F807CC" w:rsidRPr="009F547D" w:rsidRDefault="00F807CC" w:rsidP="001A56C9">
      <w:pPr>
        <w:rPr>
          <w:ins w:id="253" w:author="Swapna Samir Shukla" w:date="2024-06-25T22:19:00Z" w16du:dateUtc="2024-06-25T16:49:00Z"/>
          <w:rStyle w:val="apple-converted-space"/>
          <w:color w:val="000000" w:themeColor="text1"/>
          <w:rPrChange w:id="254" w:author="Swapna Samir Shukla" w:date="2024-06-25T22:52:00Z" w16du:dateUtc="2024-06-25T17:22:00Z">
            <w:rPr>
              <w:ins w:id="255" w:author="Swapna Samir Shukla" w:date="2024-06-25T22:19:00Z" w16du:dateUtc="2024-06-25T16:49:00Z"/>
              <w:rStyle w:val="apple-converted-space"/>
            </w:rPr>
          </w:rPrChange>
        </w:rPr>
      </w:pPr>
      <w:ins w:id="256" w:author="Swapna Samir Shukla" w:date="2024-06-25T22:19:00Z" w16du:dateUtc="2024-06-25T16:49:00Z">
        <w:r w:rsidRPr="009F547D">
          <w:rPr>
            <w:rStyle w:val="apple-converted-space"/>
            <w:color w:val="000000" w:themeColor="text1"/>
            <w:rPrChange w:id="257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037A0E4A" wp14:editId="4F57A8C5">
              <wp:extent cx="5715000" cy="1427529"/>
              <wp:effectExtent l="0" t="0" r="0" b="1270"/>
              <wp:docPr id="1560023439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60023439" name="Picture 1" descr="A screenshot of a computer&#10;&#10;Description automatically generated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777" cy="14277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AE4034" w14:textId="7FFBC8F6" w:rsidR="00F807CC" w:rsidRDefault="00F807CC" w:rsidP="001A56C9">
      <w:pPr>
        <w:rPr>
          <w:ins w:id="258" w:author="Swapna Samir Shukla" w:date="2024-06-25T23:09:00Z" w16du:dateUtc="2024-06-25T17:39:00Z"/>
          <w:rStyle w:val="apple-converted-space"/>
          <w:color w:val="000000" w:themeColor="text1"/>
        </w:rPr>
      </w:pPr>
      <w:ins w:id="259" w:author="Swapna Samir Shukla" w:date="2024-06-25T22:20:00Z" w16du:dateUtc="2024-06-25T16:50:00Z">
        <w:r w:rsidRPr="009F547D">
          <w:rPr>
            <w:rStyle w:val="apple-converted-space"/>
            <w:color w:val="000000" w:themeColor="text1"/>
            <w:rPrChange w:id="260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795970A9" wp14:editId="5C776C4B">
              <wp:extent cx="4800600" cy="1614170"/>
              <wp:effectExtent l="0" t="0" r="0" b="5080"/>
              <wp:docPr id="657538966" name="Picture 1" descr="A screenshot of a cha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57538966" name="Picture 1" descr="A screenshot of a chat&#10;&#10;Description automatically generated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9084" cy="1620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0E27D6" w14:textId="77777777" w:rsidR="009F23AE" w:rsidRDefault="009F23AE" w:rsidP="001A56C9">
      <w:pPr>
        <w:rPr>
          <w:ins w:id="261" w:author="Swapna Samir Shukla" w:date="2024-06-25T23:09:00Z" w16du:dateUtc="2024-06-25T17:39:00Z"/>
          <w:rStyle w:val="apple-converted-space"/>
          <w:color w:val="000000" w:themeColor="text1"/>
        </w:rPr>
      </w:pPr>
    </w:p>
    <w:p w14:paraId="6EE5562A" w14:textId="77777777" w:rsidR="009F23AE" w:rsidRPr="009F547D" w:rsidRDefault="009F23AE" w:rsidP="001A56C9">
      <w:pPr>
        <w:rPr>
          <w:ins w:id="262" w:author="Swapna Samir Shukla" w:date="2024-06-25T22:20:00Z" w16du:dateUtc="2024-06-25T16:50:00Z"/>
          <w:rStyle w:val="apple-converted-space"/>
          <w:color w:val="000000" w:themeColor="text1"/>
          <w:rPrChange w:id="263" w:author="Swapna Samir Shukla" w:date="2024-06-25T22:52:00Z" w16du:dateUtc="2024-06-25T17:22:00Z">
            <w:rPr>
              <w:ins w:id="264" w:author="Swapna Samir Shukla" w:date="2024-06-25T22:20:00Z" w16du:dateUtc="2024-06-25T16:50:00Z"/>
              <w:rStyle w:val="apple-converted-space"/>
            </w:rPr>
          </w:rPrChange>
        </w:rPr>
      </w:pPr>
    </w:p>
    <w:p w14:paraId="332D4A39" w14:textId="7BC91EB4" w:rsidR="000657E9" w:rsidRDefault="000657E9" w:rsidP="000657E9">
      <w:pPr>
        <w:pStyle w:val="NormalWeb"/>
        <w:numPr>
          <w:ilvl w:val="0"/>
          <w:numId w:val="24"/>
        </w:numPr>
        <w:rPr>
          <w:ins w:id="265" w:author="Swapna Samir Shukla" w:date="2024-06-25T23:03:00Z" w16du:dateUtc="2024-06-25T17:33:00Z"/>
        </w:rPr>
        <w:pPrChange w:id="266" w:author="Swapna Samir Shukla" w:date="2024-06-25T23:03:00Z" w16du:dateUtc="2024-06-25T17:33:00Z">
          <w:pPr>
            <w:pStyle w:val="NormalWeb"/>
          </w:pPr>
        </w:pPrChange>
      </w:pPr>
      <w:ins w:id="267" w:author="Swapna Samir Shukla" w:date="2024-06-25T23:03:00Z" w16du:dateUtc="2024-06-25T17:33:00Z">
        <w:r>
          <w:rPr>
            <w:rStyle w:val="Strong"/>
          </w:rPr>
          <w:lastRenderedPageBreak/>
          <w:t>Find the average score of trainees for aggregate (term1 + term2 + term3)</w:t>
        </w:r>
        <w:r>
          <w:t>:</w:t>
        </w:r>
      </w:ins>
    </w:p>
    <w:p w14:paraId="6B854425" w14:textId="77777777" w:rsidR="000657E9" w:rsidRDefault="000657E9" w:rsidP="000657E9">
      <w:pPr>
        <w:pStyle w:val="NormalWeb"/>
        <w:numPr>
          <w:ilvl w:val="0"/>
          <w:numId w:val="27"/>
        </w:numPr>
        <w:rPr>
          <w:ins w:id="268" w:author="Swapna Samir Shukla" w:date="2024-06-25T23:03:00Z" w16du:dateUtc="2024-06-25T17:33:00Z"/>
        </w:rPr>
      </w:pPr>
      <w:ins w:id="269" w:author="Swapna Samir Shukla" w:date="2024-06-25T23:03:00Z" w16du:dateUtc="2024-06-25T17:33:00Z">
        <w:r>
          <w:t xml:space="preserve">Go to the </w:t>
        </w:r>
        <w:proofErr w:type="gramStart"/>
        <w:r>
          <w:rPr>
            <w:rStyle w:val="HTMLCode"/>
          </w:rPr>
          <w:t>trainees</w:t>
        </w:r>
        <w:proofErr w:type="gramEnd"/>
        <w:r>
          <w:t xml:space="preserve"> collection.</w:t>
        </w:r>
      </w:ins>
    </w:p>
    <w:p w14:paraId="72943EAB" w14:textId="77777777" w:rsidR="000657E9" w:rsidRDefault="000657E9" w:rsidP="000657E9">
      <w:pPr>
        <w:pStyle w:val="NormalWeb"/>
        <w:numPr>
          <w:ilvl w:val="0"/>
          <w:numId w:val="27"/>
        </w:numPr>
        <w:rPr>
          <w:ins w:id="270" w:author="Swapna Samir Shukla" w:date="2024-06-25T23:03:00Z" w16du:dateUtc="2024-06-25T17:33:00Z"/>
        </w:rPr>
      </w:pPr>
      <w:ins w:id="271" w:author="Swapna Samir Shukla" w:date="2024-06-25T23:03:00Z" w16du:dateUtc="2024-06-25T17:33:00Z">
        <w:r>
          <w:t xml:space="preserve">Click on the </w:t>
        </w:r>
        <w:r>
          <w:rPr>
            <w:rStyle w:val="HTMLCode"/>
          </w:rPr>
          <w:t>Aggregations</w:t>
        </w:r>
        <w:r>
          <w:t xml:space="preserve"> tab.</w:t>
        </w:r>
      </w:ins>
    </w:p>
    <w:p w14:paraId="3C351072" w14:textId="77777777" w:rsidR="000657E9" w:rsidRDefault="000657E9" w:rsidP="000657E9">
      <w:pPr>
        <w:pStyle w:val="NormalWeb"/>
        <w:numPr>
          <w:ilvl w:val="0"/>
          <w:numId w:val="27"/>
        </w:numPr>
        <w:rPr>
          <w:ins w:id="272" w:author="Swapna Samir Shukla" w:date="2024-06-25T23:03:00Z" w16du:dateUtc="2024-06-25T17:33:00Z"/>
        </w:rPr>
      </w:pPr>
      <w:ins w:id="273" w:author="Swapna Samir Shukla" w:date="2024-06-25T23:03:00Z" w16du:dateUtc="2024-06-25T17:33:00Z">
        <w:r>
          <w:t>Add the following stages:</w:t>
        </w:r>
      </w:ins>
    </w:p>
    <w:p w14:paraId="1213F800" w14:textId="77777777" w:rsidR="00F807CC" w:rsidRPr="009F547D" w:rsidRDefault="00F807CC" w:rsidP="001A56C9">
      <w:pPr>
        <w:rPr>
          <w:ins w:id="274" w:author="Swapna Samir Shukla" w:date="2024-06-25T22:20:00Z" w16du:dateUtc="2024-06-25T16:50:00Z"/>
          <w:rStyle w:val="apple-converted-space"/>
          <w:color w:val="000000" w:themeColor="text1"/>
          <w:rPrChange w:id="275" w:author="Swapna Samir Shukla" w:date="2024-06-25T22:52:00Z" w16du:dateUtc="2024-06-25T17:22:00Z">
            <w:rPr>
              <w:ins w:id="276" w:author="Swapna Samir Shukla" w:date="2024-06-25T22:20:00Z" w16du:dateUtc="2024-06-25T16:50:00Z"/>
              <w:rStyle w:val="apple-converted-space"/>
            </w:rPr>
          </w:rPrChange>
        </w:rPr>
      </w:pPr>
    </w:p>
    <w:p w14:paraId="4A207AD2" w14:textId="3BE9A915" w:rsidR="00F807CC" w:rsidRPr="009F547D" w:rsidRDefault="00F807CC" w:rsidP="001A56C9">
      <w:pPr>
        <w:rPr>
          <w:ins w:id="277" w:author="Swapna Samir Shukla" w:date="2024-06-25T22:27:00Z" w16du:dateUtc="2024-06-25T16:57:00Z"/>
          <w:rStyle w:val="apple-converted-space"/>
          <w:color w:val="000000" w:themeColor="text1"/>
          <w:rPrChange w:id="278" w:author="Swapna Samir Shukla" w:date="2024-06-25T22:52:00Z" w16du:dateUtc="2024-06-25T17:22:00Z">
            <w:rPr>
              <w:ins w:id="279" w:author="Swapna Samir Shukla" w:date="2024-06-25T22:27:00Z" w16du:dateUtc="2024-06-25T16:57:00Z"/>
              <w:rStyle w:val="apple-converted-space"/>
            </w:rPr>
          </w:rPrChange>
        </w:rPr>
      </w:pPr>
      <w:ins w:id="280" w:author="Swapna Samir Shukla" w:date="2024-06-25T22:27:00Z" w16du:dateUtc="2024-06-25T16:57:00Z">
        <w:r w:rsidRPr="009F547D">
          <w:rPr>
            <w:rStyle w:val="apple-converted-space"/>
            <w:color w:val="000000" w:themeColor="text1"/>
            <w:rPrChange w:id="281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0E0867B1" wp14:editId="1D9EC989">
              <wp:extent cx="5943600" cy="2425065"/>
              <wp:effectExtent l="0" t="0" r="0" b="0"/>
              <wp:docPr id="182265340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22653403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250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861A33" w14:textId="199A2B3C" w:rsidR="00F807CC" w:rsidRPr="009F547D" w:rsidRDefault="00FF2159" w:rsidP="001A56C9">
      <w:pPr>
        <w:rPr>
          <w:ins w:id="282" w:author="Swapna Samir Shukla" w:date="2024-06-25T22:31:00Z" w16du:dateUtc="2024-06-25T17:01:00Z"/>
          <w:rStyle w:val="apple-converted-space"/>
          <w:color w:val="000000" w:themeColor="text1"/>
          <w:rPrChange w:id="283" w:author="Swapna Samir Shukla" w:date="2024-06-25T22:52:00Z" w16du:dateUtc="2024-06-25T17:22:00Z">
            <w:rPr>
              <w:ins w:id="284" w:author="Swapna Samir Shukla" w:date="2024-06-25T22:31:00Z" w16du:dateUtc="2024-06-25T17:01:00Z"/>
              <w:rStyle w:val="apple-converted-space"/>
            </w:rPr>
          </w:rPrChange>
        </w:rPr>
      </w:pPr>
      <w:ins w:id="285" w:author="Swapna Samir Shukla" w:date="2024-06-25T22:31:00Z" w16du:dateUtc="2024-06-25T17:01:00Z">
        <w:r w:rsidRPr="009F547D">
          <w:rPr>
            <w:rStyle w:val="apple-converted-space"/>
            <w:color w:val="000000" w:themeColor="text1"/>
            <w:rPrChange w:id="286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4A7963C1" wp14:editId="56671BE2">
              <wp:extent cx="5943600" cy="1333500"/>
              <wp:effectExtent l="0" t="0" r="0" b="0"/>
              <wp:docPr id="1947790178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7790178" name="Picture 1" descr="A screenshot of a computer&#10;&#10;Description automatically generated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333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509EFA" w14:textId="14919725" w:rsidR="00FF2159" w:rsidRDefault="00FF2159" w:rsidP="001A56C9">
      <w:pPr>
        <w:rPr>
          <w:ins w:id="287" w:author="Swapna Samir Shukla" w:date="2024-06-25T23:11:00Z" w16du:dateUtc="2024-06-25T17:41:00Z"/>
          <w:rStyle w:val="apple-converted-space"/>
          <w:color w:val="000000" w:themeColor="text1"/>
        </w:rPr>
      </w:pPr>
      <w:ins w:id="288" w:author="Swapna Samir Shukla" w:date="2024-06-25T22:31:00Z" w16du:dateUtc="2024-06-25T17:01:00Z">
        <w:r w:rsidRPr="009F547D">
          <w:rPr>
            <w:rStyle w:val="apple-converted-space"/>
            <w:color w:val="000000" w:themeColor="text1"/>
            <w:rPrChange w:id="289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30602169" wp14:editId="0B8C3E23">
              <wp:extent cx="4907280" cy="1671955"/>
              <wp:effectExtent l="0" t="0" r="7620" b="4445"/>
              <wp:docPr id="1569577618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69577618" name="Picture 1" descr="A screenshot of a computer&#10;&#10;Description automatically generated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23840" cy="16775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12C275" w14:textId="77777777" w:rsidR="009F23AE" w:rsidRDefault="009F23AE" w:rsidP="001A56C9">
      <w:pPr>
        <w:rPr>
          <w:ins w:id="290" w:author="Swapna Samir Shukla" w:date="2024-06-25T23:11:00Z" w16du:dateUtc="2024-06-25T17:41:00Z"/>
          <w:rStyle w:val="apple-converted-space"/>
          <w:color w:val="000000" w:themeColor="text1"/>
        </w:rPr>
      </w:pPr>
    </w:p>
    <w:p w14:paraId="5A77FDEB" w14:textId="77777777" w:rsidR="009F23AE" w:rsidRDefault="009F23AE" w:rsidP="001A56C9">
      <w:pPr>
        <w:rPr>
          <w:ins w:id="291" w:author="Swapna Samir Shukla" w:date="2024-06-25T23:05:00Z" w16du:dateUtc="2024-06-25T17:35:00Z"/>
          <w:rStyle w:val="apple-converted-space"/>
          <w:color w:val="000000" w:themeColor="text1"/>
        </w:rPr>
      </w:pPr>
    </w:p>
    <w:p w14:paraId="20F7C96A" w14:textId="6F8940B5" w:rsidR="009F23AE" w:rsidRDefault="009F23AE" w:rsidP="009F23AE">
      <w:pPr>
        <w:pStyle w:val="NormalWeb"/>
        <w:numPr>
          <w:ilvl w:val="0"/>
          <w:numId w:val="24"/>
        </w:numPr>
        <w:rPr>
          <w:ins w:id="292" w:author="Swapna Samir Shukla" w:date="2024-06-25T23:06:00Z" w16du:dateUtc="2024-06-25T17:36:00Z"/>
        </w:rPr>
        <w:pPrChange w:id="293" w:author="Swapna Samir Shukla" w:date="2024-06-25T23:06:00Z" w16du:dateUtc="2024-06-25T17:36:00Z">
          <w:pPr>
            <w:pStyle w:val="NormalWeb"/>
          </w:pPr>
        </w:pPrChange>
      </w:pPr>
      <w:ins w:id="294" w:author="Swapna Samir Shukla" w:date="2024-06-25T23:06:00Z" w16du:dateUtc="2024-06-25T17:36:00Z">
        <w:r>
          <w:rPr>
            <w:rStyle w:val="Strong"/>
          </w:rPr>
          <w:lastRenderedPageBreak/>
          <w:t>Find the number of employees who failed in all three (term1 + term2 + term3)</w:t>
        </w:r>
        <w:r>
          <w:t>:</w:t>
        </w:r>
      </w:ins>
    </w:p>
    <w:p w14:paraId="5CF6B595" w14:textId="77777777" w:rsidR="009F23AE" w:rsidRDefault="009F23AE" w:rsidP="009F23AE">
      <w:pPr>
        <w:pStyle w:val="NormalWeb"/>
        <w:numPr>
          <w:ilvl w:val="0"/>
          <w:numId w:val="28"/>
        </w:numPr>
        <w:rPr>
          <w:ins w:id="295" w:author="Swapna Samir Shukla" w:date="2024-06-25T23:06:00Z" w16du:dateUtc="2024-06-25T17:36:00Z"/>
        </w:rPr>
      </w:pPr>
      <w:ins w:id="296" w:author="Swapna Samir Shukla" w:date="2024-06-25T23:06:00Z" w16du:dateUtc="2024-06-25T17:36:00Z">
        <w:r>
          <w:t xml:space="preserve">Go to the </w:t>
        </w:r>
        <w:proofErr w:type="gramStart"/>
        <w:r>
          <w:rPr>
            <w:rStyle w:val="HTMLCode"/>
          </w:rPr>
          <w:t>trainees</w:t>
        </w:r>
        <w:proofErr w:type="gramEnd"/>
        <w:r>
          <w:t xml:space="preserve"> collection.</w:t>
        </w:r>
      </w:ins>
    </w:p>
    <w:p w14:paraId="7FA0F94E" w14:textId="77777777" w:rsidR="009F23AE" w:rsidRDefault="009F23AE" w:rsidP="009F23AE">
      <w:pPr>
        <w:pStyle w:val="NormalWeb"/>
        <w:numPr>
          <w:ilvl w:val="0"/>
          <w:numId w:val="28"/>
        </w:numPr>
        <w:rPr>
          <w:ins w:id="297" w:author="Swapna Samir Shukla" w:date="2024-06-25T23:06:00Z" w16du:dateUtc="2024-06-25T17:36:00Z"/>
        </w:rPr>
      </w:pPr>
      <w:ins w:id="298" w:author="Swapna Samir Shukla" w:date="2024-06-25T23:06:00Z" w16du:dateUtc="2024-06-25T17:36:00Z">
        <w:r>
          <w:t xml:space="preserve">Click on the </w:t>
        </w:r>
        <w:r>
          <w:rPr>
            <w:rStyle w:val="HTMLCode"/>
          </w:rPr>
          <w:t>Aggregations</w:t>
        </w:r>
        <w:r>
          <w:t xml:space="preserve"> tab.</w:t>
        </w:r>
      </w:ins>
    </w:p>
    <w:p w14:paraId="5D891FEB" w14:textId="77777777" w:rsidR="009F23AE" w:rsidRDefault="009F23AE" w:rsidP="009F23AE">
      <w:pPr>
        <w:pStyle w:val="NormalWeb"/>
        <w:numPr>
          <w:ilvl w:val="0"/>
          <w:numId w:val="28"/>
        </w:numPr>
        <w:rPr>
          <w:ins w:id="299" w:author="Swapna Samir Shukla" w:date="2024-06-25T23:06:00Z" w16du:dateUtc="2024-06-25T17:36:00Z"/>
        </w:rPr>
      </w:pPr>
      <w:ins w:id="300" w:author="Swapna Samir Shukla" w:date="2024-06-25T23:06:00Z" w16du:dateUtc="2024-06-25T17:36:00Z">
        <w:r>
          <w:t>Add the following stages:</w:t>
        </w:r>
      </w:ins>
    </w:p>
    <w:p w14:paraId="3350DF65" w14:textId="77777777" w:rsidR="009F23AE" w:rsidRPr="009F547D" w:rsidRDefault="009F23AE" w:rsidP="001A56C9">
      <w:pPr>
        <w:rPr>
          <w:ins w:id="301" w:author="Swapna Samir Shukla" w:date="2024-06-25T22:31:00Z" w16du:dateUtc="2024-06-25T17:01:00Z"/>
          <w:rStyle w:val="apple-converted-space"/>
          <w:color w:val="000000" w:themeColor="text1"/>
          <w:rPrChange w:id="302" w:author="Swapna Samir Shukla" w:date="2024-06-25T22:52:00Z" w16du:dateUtc="2024-06-25T17:22:00Z">
            <w:rPr>
              <w:ins w:id="303" w:author="Swapna Samir Shukla" w:date="2024-06-25T22:31:00Z" w16du:dateUtc="2024-06-25T17:01:00Z"/>
              <w:rStyle w:val="apple-converted-space"/>
            </w:rPr>
          </w:rPrChange>
        </w:rPr>
      </w:pPr>
    </w:p>
    <w:p w14:paraId="02598F78" w14:textId="0D84E393" w:rsidR="00FF2159" w:rsidRPr="009F547D" w:rsidRDefault="009F547D" w:rsidP="001A56C9">
      <w:pPr>
        <w:rPr>
          <w:ins w:id="304" w:author="Swapna Samir Shukla" w:date="2024-06-25T22:43:00Z" w16du:dateUtc="2024-06-25T17:13:00Z"/>
          <w:rStyle w:val="apple-converted-space"/>
          <w:color w:val="000000" w:themeColor="text1"/>
          <w:rPrChange w:id="305" w:author="Swapna Samir Shukla" w:date="2024-06-25T22:52:00Z" w16du:dateUtc="2024-06-25T17:22:00Z">
            <w:rPr>
              <w:ins w:id="306" w:author="Swapna Samir Shukla" w:date="2024-06-25T22:43:00Z" w16du:dateUtc="2024-06-25T17:13:00Z"/>
              <w:rStyle w:val="apple-converted-space"/>
            </w:rPr>
          </w:rPrChange>
        </w:rPr>
      </w:pPr>
      <w:ins w:id="307" w:author="Swapna Samir Shukla" w:date="2024-06-25T22:43:00Z" w16du:dateUtc="2024-06-25T17:13:00Z">
        <w:r w:rsidRPr="009F547D">
          <w:rPr>
            <w:rStyle w:val="apple-converted-space"/>
            <w:color w:val="000000" w:themeColor="text1"/>
            <w:rPrChange w:id="308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3E1B31E1" wp14:editId="5A817A0E">
              <wp:extent cx="5943600" cy="1328420"/>
              <wp:effectExtent l="0" t="0" r="0" b="5080"/>
              <wp:docPr id="1395101101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95101101" name="Picture 1" descr="A screenshot of a computer&#10;&#10;Description automatically generated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328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BF9205" w14:textId="1DF8A66A" w:rsidR="009F547D" w:rsidRDefault="009F547D" w:rsidP="001A56C9">
      <w:pPr>
        <w:rPr>
          <w:ins w:id="309" w:author="Swapna Samir Shukla" w:date="2024-06-25T23:11:00Z" w16du:dateUtc="2024-06-25T17:41:00Z"/>
          <w:rStyle w:val="apple-converted-space"/>
          <w:color w:val="000000" w:themeColor="text1"/>
        </w:rPr>
      </w:pPr>
      <w:ins w:id="310" w:author="Swapna Samir Shukla" w:date="2024-06-25T22:44:00Z" w16du:dateUtc="2024-06-25T17:14:00Z">
        <w:r w:rsidRPr="009F547D">
          <w:rPr>
            <w:rStyle w:val="apple-converted-space"/>
            <w:color w:val="000000" w:themeColor="text1"/>
            <w:rPrChange w:id="311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67150134" wp14:editId="0784C4D1">
              <wp:extent cx="5943600" cy="1457325"/>
              <wp:effectExtent l="0" t="0" r="0" b="9525"/>
              <wp:docPr id="2017035518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17035518" name="Picture 1" descr="A screenshot of a computer&#10;&#10;Description automatically generated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457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BEF477" w14:textId="77777777" w:rsidR="009F23AE" w:rsidRDefault="009F23AE" w:rsidP="001A56C9">
      <w:pPr>
        <w:rPr>
          <w:ins w:id="312" w:author="Swapna Samir Shukla" w:date="2024-06-25T23:11:00Z" w16du:dateUtc="2024-06-25T17:41:00Z"/>
          <w:rStyle w:val="apple-converted-space"/>
          <w:color w:val="000000" w:themeColor="text1"/>
        </w:rPr>
      </w:pPr>
    </w:p>
    <w:p w14:paraId="241AFE09" w14:textId="77777777" w:rsidR="009F23AE" w:rsidRDefault="009F23AE" w:rsidP="001A56C9">
      <w:pPr>
        <w:rPr>
          <w:ins w:id="313" w:author="Swapna Samir Shukla" w:date="2024-06-25T23:11:00Z" w16du:dateUtc="2024-06-25T17:41:00Z"/>
          <w:rStyle w:val="apple-converted-space"/>
          <w:color w:val="000000" w:themeColor="text1"/>
        </w:rPr>
      </w:pPr>
    </w:p>
    <w:p w14:paraId="7A18A528" w14:textId="77777777" w:rsidR="009F23AE" w:rsidRDefault="009F23AE" w:rsidP="001A56C9">
      <w:pPr>
        <w:rPr>
          <w:ins w:id="314" w:author="Swapna Samir Shukla" w:date="2024-06-25T23:11:00Z" w16du:dateUtc="2024-06-25T17:41:00Z"/>
          <w:rStyle w:val="apple-converted-space"/>
          <w:color w:val="000000" w:themeColor="text1"/>
        </w:rPr>
      </w:pPr>
    </w:p>
    <w:p w14:paraId="62F84FDD" w14:textId="77777777" w:rsidR="009F23AE" w:rsidRDefault="009F23AE" w:rsidP="001A56C9">
      <w:pPr>
        <w:rPr>
          <w:ins w:id="315" w:author="Swapna Samir Shukla" w:date="2024-06-25T23:11:00Z" w16du:dateUtc="2024-06-25T17:41:00Z"/>
          <w:rStyle w:val="apple-converted-space"/>
          <w:color w:val="000000" w:themeColor="text1"/>
        </w:rPr>
      </w:pPr>
    </w:p>
    <w:p w14:paraId="5B898BB4" w14:textId="77777777" w:rsidR="009F23AE" w:rsidRDefault="009F23AE" w:rsidP="001A56C9">
      <w:pPr>
        <w:rPr>
          <w:ins w:id="316" w:author="Swapna Samir Shukla" w:date="2024-06-25T23:11:00Z" w16du:dateUtc="2024-06-25T17:41:00Z"/>
          <w:rStyle w:val="apple-converted-space"/>
          <w:color w:val="000000" w:themeColor="text1"/>
        </w:rPr>
      </w:pPr>
    </w:p>
    <w:p w14:paraId="443A576E" w14:textId="77777777" w:rsidR="009F23AE" w:rsidRDefault="009F23AE" w:rsidP="001A56C9">
      <w:pPr>
        <w:rPr>
          <w:ins w:id="317" w:author="Swapna Samir Shukla" w:date="2024-06-25T23:11:00Z" w16du:dateUtc="2024-06-25T17:41:00Z"/>
          <w:rStyle w:val="apple-converted-space"/>
          <w:color w:val="000000" w:themeColor="text1"/>
        </w:rPr>
      </w:pPr>
    </w:p>
    <w:p w14:paraId="346506A7" w14:textId="77777777" w:rsidR="009F23AE" w:rsidRDefault="009F23AE" w:rsidP="001A56C9">
      <w:pPr>
        <w:rPr>
          <w:ins w:id="318" w:author="Swapna Samir Shukla" w:date="2024-06-25T23:11:00Z" w16du:dateUtc="2024-06-25T17:41:00Z"/>
          <w:rStyle w:val="apple-converted-space"/>
          <w:color w:val="000000" w:themeColor="text1"/>
        </w:rPr>
      </w:pPr>
    </w:p>
    <w:p w14:paraId="45D3EFA9" w14:textId="77777777" w:rsidR="009F23AE" w:rsidRDefault="009F23AE" w:rsidP="001A56C9">
      <w:pPr>
        <w:rPr>
          <w:ins w:id="319" w:author="Swapna Samir Shukla" w:date="2024-06-25T23:11:00Z" w16du:dateUtc="2024-06-25T17:41:00Z"/>
          <w:rStyle w:val="apple-converted-space"/>
          <w:color w:val="000000" w:themeColor="text1"/>
        </w:rPr>
      </w:pPr>
    </w:p>
    <w:p w14:paraId="22D8103D" w14:textId="77777777" w:rsidR="009F23AE" w:rsidRDefault="009F23AE" w:rsidP="001A56C9">
      <w:pPr>
        <w:rPr>
          <w:ins w:id="320" w:author="Swapna Samir Shukla" w:date="2024-06-25T23:11:00Z" w16du:dateUtc="2024-06-25T17:41:00Z"/>
          <w:rStyle w:val="apple-converted-space"/>
          <w:color w:val="000000" w:themeColor="text1"/>
        </w:rPr>
      </w:pPr>
    </w:p>
    <w:p w14:paraId="7D4B5E7D" w14:textId="77777777" w:rsidR="009F23AE" w:rsidRDefault="009F23AE" w:rsidP="001A56C9">
      <w:pPr>
        <w:rPr>
          <w:ins w:id="321" w:author="Swapna Samir Shukla" w:date="2024-06-25T23:06:00Z" w16du:dateUtc="2024-06-25T17:36:00Z"/>
          <w:rStyle w:val="apple-converted-space"/>
          <w:color w:val="000000" w:themeColor="text1"/>
        </w:rPr>
      </w:pPr>
    </w:p>
    <w:p w14:paraId="26255A04" w14:textId="790FF299" w:rsidR="009F23AE" w:rsidRDefault="009F23AE" w:rsidP="009F23AE">
      <w:pPr>
        <w:pStyle w:val="NormalWeb"/>
        <w:numPr>
          <w:ilvl w:val="0"/>
          <w:numId w:val="24"/>
        </w:numPr>
        <w:rPr>
          <w:ins w:id="322" w:author="Swapna Samir Shukla" w:date="2024-06-25T23:06:00Z" w16du:dateUtc="2024-06-25T17:36:00Z"/>
        </w:rPr>
        <w:pPrChange w:id="323" w:author="Swapna Samir Shukla" w:date="2024-06-25T23:06:00Z" w16du:dateUtc="2024-06-25T17:36:00Z">
          <w:pPr>
            <w:pStyle w:val="NormalWeb"/>
          </w:pPr>
        </w:pPrChange>
      </w:pPr>
      <w:ins w:id="324" w:author="Swapna Samir Shukla" w:date="2024-06-25T23:06:00Z" w16du:dateUtc="2024-06-25T17:36:00Z">
        <w:r>
          <w:rPr>
            <w:rStyle w:val="Strong"/>
          </w:rPr>
          <w:lastRenderedPageBreak/>
          <w:t>Find the number of employees who failed in any of the three (term1 + term2 + term3)</w:t>
        </w:r>
        <w:r>
          <w:t>:</w:t>
        </w:r>
      </w:ins>
    </w:p>
    <w:p w14:paraId="01FB09F3" w14:textId="77777777" w:rsidR="009F23AE" w:rsidRDefault="009F23AE" w:rsidP="009F23AE">
      <w:pPr>
        <w:pStyle w:val="NormalWeb"/>
        <w:numPr>
          <w:ilvl w:val="0"/>
          <w:numId w:val="29"/>
        </w:numPr>
        <w:rPr>
          <w:ins w:id="325" w:author="Swapna Samir Shukla" w:date="2024-06-25T23:06:00Z" w16du:dateUtc="2024-06-25T17:36:00Z"/>
        </w:rPr>
      </w:pPr>
      <w:ins w:id="326" w:author="Swapna Samir Shukla" w:date="2024-06-25T23:06:00Z" w16du:dateUtc="2024-06-25T17:36:00Z">
        <w:r>
          <w:t xml:space="preserve">Go to the </w:t>
        </w:r>
        <w:proofErr w:type="gramStart"/>
        <w:r>
          <w:rPr>
            <w:rStyle w:val="HTMLCode"/>
          </w:rPr>
          <w:t>trainees</w:t>
        </w:r>
        <w:proofErr w:type="gramEnd"/>
        <w:r>
          <w:t xml:space="preserve"> collection.</w:t>
        </w:r>
      </w:ins>
    </w:p>
    <w:p w14:paraId="16B94F20" w14:textId="77777777" w:rsidR="009F23AE" w:rsidRDefault="009F23AE" w:rsidP="009F23AE">
      <w:pPr>
        <w:pStyle w:val="NormalWeb"/>
        <w:numPr>
          <w:ilvl w:val="0"/>
          <w:numId w:val="29"/>
        </w:numPr>
        <w:rPr>
          <w:ins w:id="327" w:author="Swapna Samir Shukla" w:date="2024-06-25T23:06:00Z" w16du:dateUtc="2024-06-25T17:36:00Z"/>
        </w:rPr>
      </w:pPr>
      <w:ins w:id="328" w:author="Swapna Samir Shukla" w:date="2024-06-25T23:06:00Z" w16du:dateUtc="2024-06-25T17:36:00Z">
        <w:r>
          <w:t xml:space="preserve">Click on the </w:t>
        </w:r>
        <w:r>
          <w:rPr>
            <w:rStyle w:val="HTMLCode"/>
          </w:rPr>
          <w:t>Aggregations</w:t>
        </w:r>
        <w:r>
          <w:t xml:space="preserve"> tab.</w:t>
        </w:r>
      </w:ins>
    </w:p>
    <w:p w14:paraId="5E1D39AB" w14:textId="77777777" w:rsidR="009F23AE" w:rsidRDefault="009F23AE" w:rsidP="009F23AE">
      <w:pPr>
        <w:pStyle w:val="NormalWeb"/>
        <w:numPr>
          <w:ilvl w:val="0"/>
          <w:numId w:val="29"/>
        </w:numPr>
        <w:rPr>
          <w:ins w:id="329" w:author="Swapna Samir Shukla" w:date="2024-06-25T23:06:00Z" w16du:dateUtc="2024-06-25T17:36:00Z"/>
        </w:rPr>
      </w:pPr>
      <w:ins w:id="330" w:author="Swapna Samir Shukla" w:date="2024-06-25T23:06:00Z" w16du:dateUtc="2024-06-25T17:36:00Z">
        <w:r>
          <w:t>Add the following stages:</w:t>
        </w:r>
      </w:ins>
    </w:p>
    <w:p w14:paraId="5651383D" w14:textId="77777777" w:rsidR="009F23AE" w:rsidRPr="009F547D" w:rsidRDefault="009F23AE" w:rsidP="001A56C9">
      <w:pPr>
        <w:rPr>
          <w:ins w:id="331" w:author="Swapna Samir Shukla" w:date="2024-06-25T22:44:00Z" w16du:dateUtc="2024-06-25T17:14:00Z"/>
          <w:rStyle w:val="apple-converted-space"/>
          <w:color w:val="000000" w:themeColor="text1"/>
          <w:rPrChange w:id="332" w:author="Swapna Samir Shukla" w:date="2024-06-25T22:52:00Z" w16du:dateUtc="2024-06-25T17:22:00Z">
            <w:rPr>
              <w:ins w:id="333" w:author="Swapna Samir Shukla" w:date="2024-06-25T22:44:00Z" w16du:dateUtc="2024-06-25T17:14:00Z"/>
              <w:rStyle w:val="apple-converted-space"/>
            </w:rPr>
          </w:rPrChange>
        </w:rPr>
      </w:pPr>
    </w:p>
    <w:p w14:paraId="5EEA48B6" w14:textId="639D8AA4" w:rsidR="009F547D" w:rsidRPr="009F547D" w:rsidRDefault="009F547D" w:rsidP="001A56C9">
      <w:pPr>
        <w:rPr>
          <w:ins w:id="334" w:author="Swapna Samir Shukla" w:date="2024-06-25T22:49:00Z" w16du:dateUtc="2024-06-25T17:19:00Z"/>
          <w:rStyle w:val="apple-converted-space"/>
          <w:color w:val="000000" w:themeColor="text1"/>
          <w:rPrChange w:id="335" w:author="Swapna Samir Shukla" w:date="2024-06-25T22:52:00Z" w16du:dateUtc="2024-06-25T17:22:00Z">
            <w:rPr>
              <w:ins w:id="336" w:author="Swapna Samir Shukla" w:date="2024-06-25T22:49:00Z" w16du:dateUtc="2024-06-25T17:19:00Z"/>
              <w:rStyle w:val="apple-converted-space"/>
            </w:rPr>
          </w:rPrChange>
        </w:rPr>
      </w:pPr>
      <w:ins w:id="337" w:author="Swapna Samir Shukla" w:date="2024-06-25T22:49:00Z" w16du:dateUtc="2024-06-25T17:19:00Z">
        <w:r w:rsidRPr="009F547D">
          <w:rPr>
            <w:rStyle w:val="apple-converted-space"/>
            <w:color w:val="000000" w:themeColor="text1"/>
            <w:rPrChange w:id="338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2DDC95B6" wp14:editId="38A8055A">
              <wp:extent cx="5943600" cy="2403475"/>
              <wp:effectExtent l="0" t="0" r="0" b="0"/>
              <wp:docPr id="20063808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063808" name="Picture 1" descr="A screenshot of a computer&#10;&#10;Description automatically generated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03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B7931B" w14:textId="41AC6A45" w:rsidR="009F547D" w:rsidRPr="009F547D" w:rsidRDefault="009F547D" w:rsidP="001A56C9">
      <w:pPr>
        <w:rPr>
          <w:ins w:id="339" w:author="Swapna Samir Shukla" w:date="2024-06-25T22:51:00Z" w16du:dateUtc="2024-06-25T17:21:00Z"/>
          <w:rStyle w:val="apple-converted-space"/>
          <w:color w:val="000000" w:themeColor="text1"/>
          <w:rPrChange w:id="340" w:author="Swapna Samir Shukla" w:date="2024-06-25T22:52:00Z" w16du:dateUtc="2024-06-25T17:22:00Z">
            <w:rPr>
              <w:ins w:id="341" w:author="Swapna Samir Shukla" w:date="2024-06-25T22:51:00Z" w16du:dateUtc="2024-06-25T17:21:00Z"/>
              <w:rStyle w:val="apple-converted-space"/>
            </w:rPr>
          </w:rPrChange>
        </w:rPr>
      </w:pPr>
      <w:ins w:id="342" w:author="Swapna Samir Shukla" w:date="2024-06-25T22:51:00Z" w16du:dateUtc="2024-06-25T17:21:00Z">
        <w:r w:rsidRPr="009F547D">
          <w:rPr>
            <w:rStyle w:val="apple-converted-space"/>
            <w:color w:val="000000" w:themeColor="text1"/>
            <w:rPrChange w:id="343" w:author="Swapna Samir Shukla" w:date="2024-06-25T22:52:00Z" w16du:dateUtc="2024-06-25T17:22:00Z">
              <w:rPr>
                <w:rStyle w:val="apple-converted-space"/>
              </w:rPr>
            </w:rPrChange>
          </w:rPr>
          <w:drawing>
            <wp:inline distT="0" distB="0" distL="0" distR="0" wp14:anchorId="0E75AE0A" wp14:editId="2B90071F">
              <wp:extent cx="5943600" cy="3093720"/>
              <wp:effectExtent l="0" t="0" r="0" b="0"/>
              <wp:docPr id="16211410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2114108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93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098CC1" w14:textId="53D4FC2D" w:rsidR="001A56C9" w:rsidRPr="009F547D" w:rsidRDefault="009F547D" w:rsidP="001A56C9">
      <w:pPr>
        <w:rPr>
          <w:rStyle w:val="apple-converted-space"/>
          <w:color w:val="000000" w:themeColor="text1"/>
          <w:rPrChange w:id="344" w:author="Swapna Samir Shukla" w:date="2024-06-25T22:52:00Z" w16du:dateUtc="2024-06-25T17:22:00Z">
            <w:rPr>
              <w:rStyle w:val="apple-converted-space"/>
            </w:rPr>
          </w:rPrChange>
        </w:rPr>
        <w:pPrChange w:id="345" w:author="Swapna Samir Shukla" w:date="2024-06-25T21:20:00Z" w16du:dateUtc="2024-06-25T15:50:00Z">
          <w:pPr>
            <w:pStyle w:val="ListParagraph"/>
            <w:numPr>
              <w:numId w:val="20"/>
            </w:numPr>
            <w:ind w:hanging="360"/>
          </w:pPr>
        </w:pPrChange>
      </w:pPr>
      <w:ins w:id="346" w:author="Swapna Samir Shukla" w:date="2024-06-25T22:51:00Z" w16du:dateUtc="2024-06-25T17:21:00Z">
        <w:r w:rsidRPr="009F547D">
          <w:rPr>
            <w:rStyle w:val="apple-converted-space"/>
            <w:color w:val="000000" w:themeColor="text1"/>
            <w:rPrChange w:id="347" w:author="Swapna Samir Shukla" w:date="2024-06-25T22:52:00Z" w16du:dateUtc="2024-06-25T17:22:00Z">
              <w:rPr>
                <w:rStyle w:val="apple-converted-space"/>
              </w:rPr>
            </w:rPrChange>
          </w:rPr>
          <w:lastRenderedPageBreak/>
          <w:drawing>
            <wp:inline distT="0" distB="0" distL="0" distR="0" wp14:anchorId="1BB8E037" wp14:editId="7E97A9D4">
              <wp:extent cx="5943600" cy="2000885"/>
              <wp:effectExtent l="0" t="0" r="0" b="0"/>
              <wp:docPr id="847780266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47780266" name="Picture 1" descr="A screenshot of a computer&#10;&#10;Description automatically generated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00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1A56C9" w:rsidRPr="009F547D" w:rsidSect="004D1BB6">
      <w:headerReference w:type="default" r:id="rId30"/>
      <w:footerReference w:type="default" r:id="rId31"/>
      <w:headerReference w:type="first" r:id="rId32"/>
      <w:footerReference w:type="first" r:id="rId33"/>
      <w:pgSz w:w="12240" w:h="15840"/>
      <w:pgMar w:top="180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BE8A0" w14:textId="77777777" w:rsidR="00281899" w:rsidRDefault="00281899" w:rsidP="00AF0EED">
      <w:pPr>
        <w:spacing w:after="0" w:line="240" w:lineRule="auto"/>
      </w:pPr>
      <w:r>
        <w:separator/>
      </w:r>
    </w:p>
  </w:endnote>
  <w:endnote w:type="continuationSeparator" w:id="0">
    <w:p w14:paraId="78017F27" w14:textId="77777777" w:rsidR="00281899" w:rsidRDefault="00281899" w:rsidP="00AF0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467546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6376A911" w14:textId="3EE14086" w:rsidR="00E55FA4" w:rsidRPr="00782D0B" w:rsidRDefault="004910D0" w:rsidP="002A70EE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4910D0">
          <w:t>© Copyright 2015, Simplilearn. All rights reserved.</w:t>
        </w:r>
        <w:r w:rsidR="002A70EE">
          <w:t xml:space="preserve">                                                                              </w:t>
        </w:r>
        <w:r w:rsidR="002A70EE">
          <w:rPr>
            <w:color w:val="7F7F7F" w:themeColor="background1" w:themeShade="7F"/>
            <w:spacing w:val="60"/>
          </w:rPr>
          <w:t>Page</w:t>
        </w:r>
        <w:r w:rsidR="002A70EE">
          <w:t xml:space="preserve"> | </w:t>
        </w:r>
        <w:r w:rsidR="002A70EE">
          <w:fldChar w:fldCharType="begin"/>
        </w:r>
        <w:r w:rsidR="002A70EE">
          <w:instrText xml:space="preserve"> PAGE   \* MERGEFORMAT </w:instrText>
        </w:r>
        <w:r w:rsidR="002A70EE">
          <w:fldChar w:fldCharType="separate"/>
        </w:r>
        <w:r w:rsidR="00F3464E" w:rsidRPr="00F3464E">
          <w:rPr>
            <w:b/>
            <w:bCs/>
            <w:noProof/>
          </w:rPr>
          <w:t>1</w:t>
        </w:r>
        <w:r w:rsidR="002A70EE">
          <w:rPr>
            <w:b/>
            <w:bCs/>
            <w:noProof/>
          </w:rPr>
          <w:fldChar w:fldCharType="end"/>
        </w:r>
      </w:p>
    </w:sdtContent>
  </w:sdt>
  <w:p w14:paraId="5A40D2A8" w14:textId="77777777" w:rsidR="00E55FA4" w:rsidRDefault="00E55F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650134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05B373" w14:textId="20BF6C4E" w:rsidR="002A70EE" w:rsidRDefault="002A70EE">
        <w:pPr>
          <w:pStyle w:val="Footer"/>
          <w:jc w:val="right"/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464E" w:rsidRPr="00F3464E">
          <w:rPr>
            <w:b/>
            <w:bCs/>
            <w:noProof/>
          </w:rPr>
          <w:t>0</w:t>
        </w:r>
        <w:r>
          <w:rPr>
            <w:b/>
            <w:bCs/>
            <w:noProof/>
          </w:rPr>
          <w:fldChar w:fldCharType="end"/>
        </w:r>
      </w:p>
    </w:sdtContent>
  </w:sdt>
  <w:p w14:paraId="0CC0475D" w14:textId="77777777" w:rsidR="00E55FA4" w:rsidRDefault="00E55F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CE8235" w14:textId="77777777" w:rsidR="00281899" w:rsidRDefault="00281899" w:rsidP="00AF0EED">
      <w:pPr>
        <w:spacing w:after="0" w:line="240" w:lineRule="auto"/>
      </w:pPr>
      <w:r>
        <w:separator/>
      </w:r>
    </w:p>
  </w:footnote>
  <w:footnote w:type="continuationSeparator" w:id="0">
    <w:p w14:paraId="70619BE4" w14:textId="77777777" w:rsidR="00281899" w:rsidRDefault="00281899" w:rsidP="00AF0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A5E3E1" w14:textId="5E1465C5" w:rsidR="00E55FA4" w:rsidRDefault="00E55FA4" w:rsidP="00782D0B">
    <w:pPr>
      <w:pStyle w:val="Header"/>
      <w:jc w:val="right"/>
    </w:pPr>
    <w:r>
      <w:t xml:space="preserve">                                                                                                                                                               </w:t>
    </w:r>
    <w:r w:rsidR="004910D0" w:rsidRPr="004910D0">
      <w:rPr>
        <w:noProof/>
      </w:rPr>
      <w:drawing>
        <wp:inline distT="0" distB="0" distL="0" distR="0" wp14:anchorId="5DA27FFD" wp14:editId="4E4DCA5C">
          <wp:extent cx="637413" cy="230459"/>
          <wp:effectExtent l="0" t="0" r="0" b="0"/>
          <wp:docPr id="4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2700" cy="2359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B23F565" w14:textId="77777777" w:rsidR="00E55FA4" w:rsidRDefault="00E55FA4">
    <w:pPr>
      <w:pStyle w:val="Header"/>
    </w:pPr>
    <w:r>
      <w:rPr>
        <w:noProof/>
      </w:rPr>
      <w:drawing>
        <wp:inline distT="0" distB="0" distL="0" distR="0" wp14:anchorId="217D6152" wp14:editId="620B4E1E">
          <wp:extent cx="6007100" cy="46155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trip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0370" cy="679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44D06" w14:textId="66F85850" w:rsidR="00554EBC" w:rsidRDefault="00554EBC" w:rsidP="00554EBC">
    <w:pPr>
      <w:pStyle w:val="Header"/>
      <w:jc w:val="right"/>
    </w:pPr>
    <w:r w:rsidRPr="004910D0">
      <w:rPr>
        <w:noProof/>
      </w:rPr>
      <w:drawing>
        <wp:inline distT="0" distB="0" distL="0" distR="0" wp14:anchorId="6060F1F7" wp14:editId="022F8912">
          <wp:extent cx="637413" cy="230459"/>
          <wp:effectExtent l="0" t="0" r="0" b="0"/>
          <wp:docPr id="7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2700" cy="2359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5E6225C" w14:textId="1A73F759" w:rsidR="006C090A" w:rsidRDefault="00554EBC">
    <w:pPr>
      <w:pStyle w:val="Header"/>
    </w:pPr>
    <w:r>
      <w:rPr>
        <w:noProof/>
      </w:rPr>
      <w:drawing>
        <wp:inline distT="0" distB="0" distL="0" distR="0" wp14:anchorId="6DE4CA5A" wp14:editId="372965DF">
          <wp:extent cx="5943600" cy="45237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trip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452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A"/>
    <w:multiLevelType w:val="multilevel"/>
    <w:tmpl w:val="0000000A"/>
    <w:name w:val="WWNum1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4D221DA"/>
    <w:multiLevelType w:val="multilevel"/>
    <w:tmpl w:val="CE2A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E6D63"/>
    <w:multiLevelType w:val="multilevel"/>
    <w:tmpl w:val="683AD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D0629"/>
    <w:multiLevelType w:val="hybridMultilevel"/>
    <w:tmpl w:val="E602A0E2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27475"/>
    <w:multiLevelType w:val="hybridMultilevel"/>
    <w:tmpl w:val="17D237F2"/>
    <w:lvl w:ilvl="0" w:tplc="2CD2C8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95634"/>
    <w:multiLevelType w:val="multilevel"/>
    <w:tmpl w:val="9ED6E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D16185"/>
    <w:multiLevelType w:val="hybridMultilevel"/>
    <w:tmpl w:val="ED208664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CD4C09"/>
    <w:multiLevelType w:val="multilevel"/>
    <w:tmpl w:val="9572B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AD3967"/>
    <w:multiLevelType w:val="hybridMultilevel"/>
    <w:tmpl w:val="C2B2987E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6548D2"/>
    <w:multiLevelType w:val="multilevel"/>
    <w:tmpl w:val="D63A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102485"/>
    <w:multiLevelType w:val="hybridMultilevel"/>
    <w:tmpl w:val="8EC214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612605"/>
    <w:multiLevelType w:val="hybridMultilevel"/>
    <w:tmpl w:val="B37E84BE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D81B31"/>
    <w:multiLevelType w:val="hybridMultilevel"/>
    <w:tmpl w:val="BB16E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F104D"/>
    <w:multiLevelType w:val="hybridMultilevel"/>
    <w:tmpl w:val="0CC07B24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BA61C2"/>
    <w:multiLevelType w:val="hybridMultilevel"/>
    <w:tmpl w:val="52B8D00A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AB69E5"/>
    <w:multiLevelType w:val="hybridMultilevel"/>
    <w:tmpl w:val="9650EB28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0E4BAC"/>
    <w:multiLevelType w:val="multilevel"/>
    <w:tmpl w:val="A350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35304E"/>
    <w:multiLevelType w:val="multilevel"/>
    <w:tmpl w:val="C7F0D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2D6E9D"/>
    <w:multiLevelType w:val="hybridMultilevel"/>
    <w:tmpl w:val="8918C36E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F76A5"/>
    <w:multiLevelType w:val="multilevel"/>
    <w:tmpl w:val="C2CCA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E905405"/>
    <w:multiLevelType w:val="hybridMultilevel"/>
    <w:tmpl w:val="35B84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C676F7"/>
    <w:multiLevelType w:val="hybridMultilevel"/>
    <w:tmpl w:val="4CE45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32059B"/>
    <w:multiLevelType w:val="hybridMultilevel"/>
    <w:tmpl w:val="3B189B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064066"/>
    <w:multiLevelType w:val="multilevel"/>
    <w:tmpl w:val="B38CA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79629C"/>
    <w:multiLevelType w:val="hybridMultilevel"/>
    <w:tmpl w:val="5DD8C060"/>
    <w:lvl w:ilvl="0" w:tplc="085ABC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4247B7"/>
    <w:multiLevelType w:val="hybridMultilevel"/>
    <w:tmpl w:val="D0C23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0428"/>
    <w:multiLevelType w:val="hybridMultilevel"/>
    <w:tmpl w:val="36A6D336"/>
    <w:lvl w:ilvl="0" w:tplc="3DD208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4932FC"/>
    <w:multiLevelType w:val="hybridMultilevel"/>
    <w:tmpl w:val="52A87E9C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CF28D9"/>
    <w:multiLevelType w:val="multilevel"/>
    <w:tmpl w:val="A8566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5890373">
    <w:abstractNumId w:val="19"/>
  </w:num>
  <w:num w:numId="2" w16cid:durableId="1212382550">
    <w:abstractNumId w:val="11"/>
  </w:num>
  <w:num w:numId="3" w16cid:durableId="1747648776">
    <w:abstractNumId w:val="15"/>
  </w:num>
  <w:num w:numId="4" w16cid:durableId="1159805278">
    <w:abstractNumId w:val="27"/>
  </w:num>
  <w:num w:numId="5" w16cid:durableId="1832016055">
    <w:abstractNumId w:val="8"/>
  </w:num>
  <w:num w:numId="6" w16cid:durableId="1473984996">
    <w:abstractNumId w:val="17"/>
  </w:num>
  <w:num w:numId="7" w16cid:durableId="1494833666">
    <w:abstractNumId w:val="3"/>
  </w:num>
  <w:num w:numId="8" w16cid:durableId="1505631243">
    <w:abstractNumId w:val="21"/>
  </w:num>
  <w:num w:numId="9" w16cid:durableId="306980608">
    <w:abstractNumId w:val="12"/>
  </w:num>
  <w:num w:numId="10" w16cid:durableId="324285485">
    <w:abstractNumId w:val="14"/>
  </w:num>
  <w:num w:numId="11" w16cid:durableId="249388735">
    <w:abstractNumId w:val="13"/>
  </w:num>
  <w:num w:numId="12" w16cid:durableId="1511945647">
    <w:abstractNumId w:val="6"/>
  </w:num>
  <w:num w:numId="13" w16cid:durableId="2032098750">
    <w:abstractNumId w:val="18"/>
  </w:num>
  <w:num w:numId="14" w16cid:durableId="1489831669">
    <w:abstractNumId w:val="0"/>
  </w:num>
  <w:num w:numId="15" w16cid:durableId="87239044">
    <w:abstractNumId w:val="10"/>
  </w:num>
  <w:num w:numId="16" w16cid:durableId="47414963">
    <w:abstractNumId w:val="20"/>
  </w:num>
  <w:num w:numId="17" w16cid:durableId="423185098">
    <w:abstractNumId w:val="4"/>
  </w:num>
  <w:num w:numId="18" w16cid:durableId="1253780466">
    <w:abstractNumId w:val="26"/>
  </w:num>
  <w:num w:numId="19" w16cid:durableId="2065637663">
    <w:abstractNumId w:val="24"/>
  </w:num>
  <w:num w:numId="20" w16cid:durableId="39828690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63139965">
    <w:abstractNumId w:val="22"/>
  </w:num>
  <w:num w:numId="22" w16cid:durableId="535239096">
    <w:abstractNumId w:val="28"/>
  </w:num>
  <w:num w:numId="23" w16cid:durableId="275794886">
    <w:abstractNumId w:val="7"/>
  </w:num>
  <w:num w:numId="24" w16cid:durableId="2061203750">
    <w:abstractNumId w:val="23"/>
  </w:num>
  <w:num w:numId="25" w16cid:durableId="944192886">
    <w:abstractNumId w:val="9"/>
  </w:num>
  <w:num w:numId="26" w16cid:durableId="1044449019">
    <w:abstractNumId w:val="5"/>
  </w:num>
  <w:num w:numId="27" w16cid:durableId="1615015075">
    <w:abstractNumId w:val="2"/>
  </w:num>
  <w:num w:numId="28" w16cid:durableId="1118111483">
    <w:abstractNumId w:val="1"/>
  </w:num>
  <w:num w:numId="29" w16cid:durableId="1216509519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wapna Samir Shukla">
    <w15:presenceInfo w15:providerId="Windows Live" w15:userId="13dd852fd5b0f6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trackRevisions/>
  <w:defaultTabStop w:val="720"/>
  <w:characterSpacingControl w:val="doNotCompress"/>
  <w:hdrShapeDefaults>
    <o:shapedefaults v:ext="edit" spidmax="2050">
      <o:colormru v:ext="edit" colors="#fac36f,#f69466,#f38f73,#9cdaeb,#61b4d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5F61"/>
    <w:rsid w:val="000013CD"/>
    <w:rsid w:val="0000286E"/>
    <w:rsid w:val="0000481F"/>
    <w:rsid w:val="00013644"/>
    <w:rsid w:val="00015233"/>
    <w:rsid w:val="00016397"/>
    <w:rsid w:val="000217FD"/>
    <w:rsid w:val="00023485"/>
    <w:rsid w:val="00025801"/>
    <w:rsid w:val="00025ACE"/>
    <w:rsid w:val="00026D02"/>
    <w:rsid w:val="000277A5"/>
    <w:rsid w:val="0003365D"/>
    <w:rsid w:val="0003529C"/>
    <w:rsid w:val="00036148"/>
    <w:rsid w:val="0003643B"/>
    <w:rsid w:val="000367AB"/>
    <w:rsid w:val="0004440C"/>
    <w:rsid w:val="00045D58"/>
    <w:rsid w:val="0005060A"/>
    <w:rsid w:val="00052805"/>
    <w:rsid w:val="00055317"/>
    <w:rsid w:val="00056163"/>
    <w:rsid w:val="0006206A"/>
    <w:rsid w:val="000620DC"/>
    <w:rsid w:val="0006216C"/>
    <w:rsid w:val="000657E9"/>
    <w:rsid w:val="00067738"/>
    <w:rsid w:val="00072D40"/>
    <w:rsid w:val="0007327F"/>
    <w:rsid w:val="000739DC"/>
    <w:rsid w:val="0007400F"/>
    <w:rsid w:val="00076640"/>
    <w:rsid w:val="00077ED0"/>
    <w:rsid w:val="00081BB8"/>
    <w:rsid w:val="00086C51"/>
    <w:rsid w:val="0009188C"/>
    <w:rsid w:val="000950E7"/>
    <w:rsid w:val="00097280"/>
    <w:rsid w:val="000A3708"/>
    <w:rsid w:val="000A3F96"/>
    <w:rsid w:val="000B07F2"/>
    <w:rsid w:val="000B1051"/>
    <w:rsid w:val="000B5D57"/>
    <w:rsid w:val="000B737F"/>
    <w:rsid w:val="000B7AC1"/>
    <w:rsid w:val="000C026D"/>
    <w:rsid w:val="000C1555"/>
    <w:rsid w:val="000C589F"/>
    <w:rsid w:val="000C5D53"/>
    <w:rsid w:val="000C69E2"/>
    <w:rsid w:val="000C7566"/>
    <w:rsid w:val="000C75CE"/>
    <w:rsid w:val="000D1E48"/>
    <w:rsid w:val="000E247D"/>
    <w:rsid w:val="000E3277"/>
    <w:rsid w:val="000E5B70"/>
    <w:rsid w:val="000F1FF2"/>
    <w:rsid w:val="000F7F71"/>
    <w:rsid w:val="001013DD"/>
    <w:rsid w:val="00105A8B"/>
    <w:rsid w:val="00110208"/>
    <w:rsid w:val="00111D0C"/>
    <w:rsid w:val="0011378D"/>
    <w:rsid w:val="00116D60"/>
    <w:rsid w:val="00121BB6"/>
    <w:rsid w:val="0013077E"/>
    <w:rsid w:val="00135109"/>
    <w:rsid w:val="0013562B"/>
    <w:rsid w:val="00136A9D"/>
    <w:rsid w:val="00137840"/>
    <w:rsid w:val="001424E6"/>
    <w:rsid w:val="00147B48"/>
    <w:rsid w:val="00151F89"/>
    <w:rsid w:val="00152155"/>
    <w:rsid w:val="0015224C"/>
    <w:rsid w:val="001537EA"/>
    <w:rsid w:val="00153C04"/>
    <w:rsid w:val="00154F3F"/>
    <w:rsid w:val="00156280"/>
    <w:rsid w:val="001562D2"/>
    <w:rsid w:val="00161B62"/>
    <w:rsid w:val="0016211D"/>
    <w:rsid w:val="0016253A"/>
    <w:rsid w:val="00164062"/>
    <w:rsid w:val="00164322"/>
    <w:rsid w:val="00164CB6"/>
    <w:rsid w:val="001678A9"/>
    <w:rsid w:val="00170C8A"/>
    <w:rsid w:val="0017123B"/>
    <w:rsid w:val="001714BE"/>
    <w:rsid w:val="00171FB2"/>
    <w:rsid w:val="00172238"/>
    <w:rsid w:val="00173704"/>
    <w:rsid w:val="001809E6"/>
    <w:rsid w:val="001834BE"/>
    <w:rsid w:val="00184886"/>
    <w:rsid w:val="00184956"/>
    <w:rsid w:val="00186CB2"/>
    <w:rsid w:val="00190594"/>
    <w:rsid w:val="00191825"/>
    <w:rsid w:val="001920C9"/>
    <w:rsid w:val="00192342"/>
    <w:rsid w:val="00194292"/>
    <w:rsid w:val="00195A45"/>
    <w:rsid w:val="0019725E"/>
    <w:rsid w:val="001A00A4"/>
    <w:rsid w:val="001A1427"/>
    <w:rsid w:val="001A293F"/>
    <w:rsid w:val="001A2EF1"/>
    <w:rsid w:val="001A56C9"/>
    <w:rsid w:val="001B01D6"/>
    <w:rsid w:val="001B1042"/>
    <w:rsid w:val="001B53D3"/>
    <w:rsid w:val="001B543D"/>
    <w:rsid w:val="001C12A6"/>
    <w:rsid w:val="001C5238"/>
    <w:rsid w:val="001D0274"/>
    <w:rsid w:val="001D0E6D"/>
    <w:rsid w:val="001D2CBB"/>
    <w:rsid w:val="001D38E5"/>
    <w:rsid w:val="001D4458"/>
    <w:rsid w:val="001D7E4A"/>
    <w:rsid w:val="001E0A01"/>
    <w:rsid w:val="001E2EFA"/>
    <w:rsid w:val="001E3541"/>
    <w:rsid w:val="001E51F8"/>
    <w:rsid w:val="001F1A11"/>
    <w:rsid w:val="001F3F25"/>
    <w:rsid w:val="00203564"/>
    <w:rsid w:val="00203D42"/>
    <w:rsid w:val="002049BF"/>
    <w:rsid w:val="002062DE"/>
    <w:rsid w:val="002071A1"/>
    <w:rsid w:val="0021136B"/>
    <w:rsid w:val="002126FE"/>
    <w:rsid w:val="00213D10"/>
    <w:rsid w:val="00214075"/>
    <w:rsid w:val="0021430E"/>
    <w:rsid w:val="002221DA"/>
    <w:rsid w:val="0022233D"/>
    <w:rsid w:val="0022281A"/>
    <w:rsid w:val="00222B48"/>
    <w:rsid w:val="0022504F"/>
    <w:rsid w:val="00230F19"/>
    <w:rsid w:val="00234353"/>
    <w:rsid w:val="002365E5"/>
    <w:rsid w:val="002402B8"/>
    <w:rsid w:val="0024530D"/>
    <w:rsid w:val="00247F17"/>
    <w:rsid w:val="002509FC"/>
    <w:rsid w:val="00257A20"/>
    <w:rsid w:val="002632CE"/>
    <w:rsid w:val="002638CA"/>
    <w:rsid w:val="0027416E"/>
    <w:rsid w:val="002747FD"/>
    <w:rsid w:val="00274FF3"/>
    <w:rsid w:val="00276C42"/>
    <w:rsid w:val="00277065"/>
    <w:rsid w:val="00280F6A"/>
    <w:rsid w:val="00281899"/>
    <w:rsid w:val="00286A34"/>
    <w:rsid w:val="00294BF4"/>
    <w:rsid w:val="0029559F"/>
    <w:rsid w:val="002976F2"/>
    <w:rsid w:val="00297797"/>
    <w:rsid w:val="002A70EE"/>
    <w:rsid w:val="002A79C2"/>
    <w:rsid w:val="002B0E99"/>
    <w:rsid w:val="002B2B75"/>
    <w:rsid w:val="002B2CF6"/>
    <w:rsid w:val="002B324B"/>
    <w:rsid w:val="002B39C3"/>
    <w:rsid w:val="002B4311"/>
    <w:rsid w:val="002B526B"/>
    <w:rsid w:val="002B7F76"/>
    <w:rsid w:val="002C2F97"/>
    <w:rsid w:val="002C3CB5"/>
    <w:rsid w:val="002D0B7F"/>
    <w:rsid w:val="002D0FBD"/>
    <w:rsid w:val="002D3089"/>
    <w:rsid w:val="002D3A32"/>
    <w:rsid w:val="002D50A9"/>
    <w:rsid w:val="002D50F0"/>
    <w:rsid w:val="002E1323"/>
    <w:rsid w:val="002E3155"/>
    <w:rsid w:val="002E4D29"/>
    <w:rsid w:val="002E537C"/>
    <w:rsid w:val="002E634F"/>
    <w:rsid w:val="002F043A"/>
    <w:rsid w:val="002F3FF8"/>
    <w:rsid w:val="002F68D8"/>
    <w:rsid w:val="002F6951"/>
    <w:rsid w:val="002F6FAC"/>
    <w:rsid w:val="00300493"/>
    <w:rsid w:val="00300FB7"/>
    <w:rsid w:val="00301981"/>
    <w:rsid w:val="00301A05"/>
    <w:rsid w:val="00304A79"/>
    <w:rsid w:val="003059D3"/>
    <w:rsid w:val="0030643A"/>
    <w:rsid w:val="00307A70"/>
    <w:rsid w:val="00311577"/>
    <w:rsid w:val="0031312E"/>
    <w:rsid w:val="003132D0"/>
    <w:rsid w:val="003132D2"/>
    <w:rsid w:val="00313D0A"/>
    <w:rsid w:val="003155DC"/>
    <w:rsid w:val="003156EE"/>
    <w:rsid w:val="00315BCD"/>
    <w:rsid w:val="00315DC4"/>
    <w:rsid w:val="003172DB"/>
    <w:rsid w:val="003238B0"/>
    <w:rsid w:val="0032516A"/>
    <w:rsid w:val="00325F2D"/>
    <w:rsid w:val="003265FB"/>
    <w:rsid w:val="003300CF"/>
    <w:rsid w:val="0033139F"/>
    <w:rsid w:val="0033145C"/>
    <w:rsid w:val="0033371F"/>
    <w:rsid w:val="0033419A"/>
    <w:rsid w:val="00335FC0"/>
    <w:rsid w:val="00336AAB"/>
    <w:rsid w:val="00342028"/>
    <w:rsid w:val="00343D40"/>
    <w:rsid w:val="00344CBA"/>
    <w:rsid w:val="003450CE"/>
    <w:rsid w:val="00346519"/>
    <w:rsid w:val="0034733A"/>
    <w:rsid w:val="00350935"/>
    <w:rsid w:val="0035171A"/>
    <w:rsid w:val="00352605"/>
    <w:rsid w:val="00353D6A"/>
    <w:rsid w:val="00360783"/>
    <w:rsid w:val="00361339"/>
    <w:rsid w:val="003636B3"/>
    <w:rsid w:val="00364ADD"/>
    <w:rsid w:val="00366BEF"/>
    <w:rsid w:val="0037187D"/>
    <w:rsid w:val="003743F4"/>
    <w:rsid w:val="00377BC5"/>
    <w:rsid w:val="0038624E"/>
    <w:rsid w:val="00387688"/>
    <w:rsid w:val="00390717"/>
    <w:rsid w:val="00392E72"/>
    <w:rsid w:val="00395539"/>
    <w:rsid w:val="00396AF0"/>
    <w:rsid w:val="00397CA5"/>
    <w:rsid w:val="003A2BB0"/>
    <w:rsid w:val="003A3BCE"/>
    <w:rsid w:val="003A3DCA"/>
    <w:rsid w:val="003A4655"/>
    <w:rsid w:val="003A4F92"/>
    <w:rsid w:val="003B29F6"/>
    <w:rsid w:val="003B5D5C"/>
    <w:rsid w:val="003C0507"/>
    <w:rsid w:val="003C4A9D"/>
    <w:rsid w:val="003D05AB"/>
    <w:rsid w:val="003D0F45"/>
    <w:rsid w:val="003D1B48"/>
    <w:rsid w:val="003D2CED"/>
    <w:rsid w:val="003D2F97"/>
    <w:rsid w:val="003D5E84"/>
    <w:rsid w:val="003D6D31"/>
    <w:rsid w:val="003E308D"/>
    <w:rsid w:val="003E4BF4"/>
    <w:rsid w:val="003F06F0"/>
    <w:rsid w:val="003F09D1"/>
    <w:rsid w:val="003F4CE3"/>
    <w:rsid w:val="004023C9"/>
    <w:rsid w:val="00405ED0"/>
    <w:rsid w:val="00405F61"/>
    <w:rsid w:val="004061F9"/>
    <w:rsid w:val="004068E5"/>
    <w:rsid w:val="00406A4B"/>
    <w:rsid w:val="00412C1C"/>
    <w:rsid w:val="00420B84"/>
    <w:rsid w:val="004211BB"/>
    <w:rsid w:val="0042216D"/>
    <w:rsid w:val="00422306"/>
    <w:rsid w:val="004313A0"/>
    <w:rsid w:val="00431867"/>
    <w:rsid w:val="00431D22"/>
    <w:rsid w:val="00434121"/>
    <w:rsid w:val="00434810"/>
    <w:rsid w:val="00435C23"/>
    <w:rsid w:val="00437F26"/>
    <w:rsid w:val="00440233"/>
    <w:rsid w:val="00443042"/>
    <w:rsid w:val="004451C0"/>
    <w:rsid w:val="00445B59"/>
    <w:rsid w:val="00454E49"/>
    <w:rsid w:val="00456457"/>
    <w:rsid w:val="00461B25"/>
    <w:rsid w:val="00462C05"/>
    <w:rsid w:val="00462D91"/>
    <w:rsid w:val="00463BF8"/>
    <w:rsid w:val="00463D2A"/>
    <w:rsid w:val="0046699D"/>
    <w:rsid w:val="00471D6C"/>
    <w:rsid w:val="00473650"/>
    <w:rsid w:val="00474044"/>
    <w:rsid w:val="0047673F"/>
    <w:rsid w:val="00477136"/>
    <w:rsid w:val="004776AF"/>
    <w:rsid w:val="00477DBB"/>
    <w:rsid w:val="00477E6B"/>
    <w:rsid w:val="00482D26"/>
    <w:rsid w:val="00483665"/>
    <w:rsid w:val="0048463E"/>
    <w:rsid w:val="004856FC"/>
    <w:rsid w:val="0048656E"/>
    <w:rsid w:val="00486B65"/>
    <w:rsid w:val="00487C18"/>
    <w:rsid w:val="004900B8"/>
    <w:rsid w:val="004910D0"/>
    <w:rsid w:val="00494C20"/>
    <w:rsid w:val="00496398"/>
    <w:rsid w:val="004975C0"/>
    <w:rsid w:val="004A01A9"/>
    <w:rsid w:val="004A5521"/>
    <w:rsid w:val="004B26D4"/>
    <w:rsid w:val="004B754B"/>
    <w:rsid w:val="004C16E8"/>
    <w:rsid w:val="004C32C9"/>
    <w:rsid w:val="004D1BB6"/>
    <w:rsid w:val="004D21E6"/>
    <w:rsid w:val="004D26D9"/>
    <w:rsid w:val="004D2851"/>
    <w:rsid w:val="004D64C2"/>
    <w:rsid w:val="004D72B0"/>
    <w:rsid w:val="004D72C8"/>
    <w:rsid w:val="004E08D9"/>
    <w:rsid w:val="004E5B8D"/>
    <w:rsid w:val="004E651F"/>
    <w:rsid w:val="004F1475"/>
    <w:rsid w:val="004F1F7D"/>
    <w:rsid w:val="004F3BE9"/>
    <w:rsid w:val="00500D4C"/>
    <w:rsid w:val="00501B81"/>
    <w:rsid w:val="00501FBC"/>
    <w:rsid w:val="00505805"/>
    <w:rsid w:val="00506AB7"/>
    <w:rsid w:val="00507120"/>
    <w:rsid w:val="00511253"/>
    <w:rsid w:val="005114AE"/>
    <w:rsid w:val="005123A8"/>
    <w:rsid w:val="00517017"/>
    <w:rsid w:val="00517252"/>
    <w:rsid w:val="0052142D"/>
    <w:rsid w:val="005215FC"/>
    <w:rsid w:val="00521694"/>
    <w:rsid w:val="005226A6"/>
    <w:rsid w:val="00522FE6"/>
    <w:rsid w:val="0052385C"/>
    <w:rsid w:val="00523A9B"/>
    <w:rsid w:val="005241D5"/>
    <w:rsid w:val="00526972"/>
    <w:rsid w:val="00531C70"/>
    <w:rsid w:val="005352BE"/>
    <w:rsid w:val="00536E58"/>
    <w:rsid w:val="005404AC"/>
    <w:rsid w:val="00541343"/>
    <w:rsid w:val="00541BD7"/>
    <w:rsid w:val="00542538"/>
    <w:rsid w:val="0054562E"/>
    <w:rsid w:val="00546EC4"/>
    <w:rsid w:val="00547A4D"/>
    <w:rsid w:val="00550070"/>
    <w:rsid w:val="00551BD0"/>
    <w:rsid w:val="00553A22"/>
    <w:rsid w:val="00554EBC"/>
    <w:rsid w:val="0055761F"/>
    <w:rsid w:val="0056139C"/>
    <w:rsid w:val="005637AB"/>
    <w:rsid w:val="00566654"/>
    <w:rsid w:val="005666B9"/>
    <w:rsid w:val="00567F8E"/>
    <w:rsid w:val="00570794"/>
    <w:rsid w:val="00572722"/>
    <w:rsid w:val="005742B2"/>
    <w:rsid w:val="0058116A"/>
    <w:rsid w:val="00581C76"/>
    <w:rsid w:val="00582B10"/>
    <w:rsid w:val="00583872"/>
    <w:rsid w:val="005839F6"/>
    <w:rsid w:val="005843DB"/>
    <w:rsid w:val="0058650C"/>
    <w:rsid w:val="005904FB"/>
    <w:rsid w:val="00591592"/>
    <w:rsid w:val="00594916"/>
    <w:rsid w:val="00595962"/>
    <w:rsid w:val="00596D11"/>
    <w:rsid w:val="005A0D39"/>
    <w:rsid w:val="005A4A57"/>
    <w:rsid w:val="005A4ACD"/>
    <w:rsid w:val="005B3F33"/>
    <w:rsid w:val="005B657A"/>
    <w:rsid w:val="005B6C2D"/>
    <w:rsid w:val="005B768E"/>
    <w:rsid w:val="005C3A74"/>
    <w:rsid w:val="005C567E"/>
    <w:rsid w:val="005C664B"/>
    <w:rsid w:val="005C7E93"/>
    <w:rsid w:val="005D0CCB"/>
    <w:rsid w:val="005D55ED"/>
    <w:rsid w:val="005E152B"/>
    <w:rsid w:val="005E2923"/>
    <w:rsid w:val="005E2950"/>
    <w:rsid w:val="005E73D0"/>
    <w:rsid w:val="005F0149"/>
    <w:rsid w:val="005F1A99"/>
    <w:rsid w:val="005F368B"/>
    <w:rsid w:val="005F3F74"/>
    <w:rsid w:val="005F4BA7"/>
    <w:rsid w:val="005F61CD"/>
    <w:rsid w:val="00602CC1"/>
    <w:rsid w:val="00605439"/>
    <w:rsid w:val="006060D8"/>
    <w:rsid w:val="00606442"/>
    <w:rsid w:val="006068B0"/>
    <w:rsid w:val="00610AA6"/>
    <w:rsid w:val="00613994"/>
    <w:rsid w:val="006140C9"/>
    <w:rsid w:val="006143D4"/>
    <w:rsid w:val="00614BA2"/>
    <w:rsid w:val="00615F43"/>
    <w:rsid w:val="00622D40"/>
    <w:rsid w:val="00633189"/>
    <w:rsid w:val="0063797C"/>
    <w:rsid w:val="00641040"/>
    <w:rsid w:val="00641FBD"/>
    <w:rsid w:val="0064589B"/>
    <w:rsid w:val="006462E7"/>
    <w:rsid w:val="00646B15"/>
    <w:rsid w:val="006556BE"/>
    <w:rsid w:val="006629EB"/>
    <w:rsid w:val="0066440C"/>
    <w:rsid w:val="00664B8B"/>
    <w:rsid w:val="00666C74"/>
    <w:rsid w:val="00667E16"/>
    <w:rsid w:val="00681862"/>
    <w:rsid w:val="00683235"/>
    <w:rsid w:val="0068580E"/>
    <w:rsid w:val="00685BD9"/>
    <w:rsid w:val="00691691"/>
    <w:rsid w:val="00691B1B"/>
    <w:rsid w:val="00691D1C"/>
    <w:rsid w:val="006946B3"/>
    <w:rsid w:val="00694987"/>
    <w:rsid w:val="00695ADD"/>
    <w:rsid w:val="006963AC"/>
    <w:rsid w:val="006A5B03"/>
    <w:rsid w:val="006A644C"/>
    <w:rsid w:val="006A67EC"/>
    <w:rsid w:val="006A688F"/>
    <w:rsid w:val="006B074B"/>
    <w:rsid w:val="006B211E"/>
    <w:rsid w:val="006B2CF1"/>
    <w:rsid w:val="006B36F8"/>
    <w:rsid w:val="006B373F"/>
    <w:rsid w:val="006B40A1"/>
    <w:rsid w:val="006B6180"/>
    <w:rsid w:val="006C090A"/>
    <w:rsid w:val="006C0C58"/>
    <w:rsid w:val="006C1834"/>
    <w:rsid w:val="006C1903"/>
    <w:rsid w:val="006C2BB4"/>
    <w:rsid w:val="006C543B"/>
    <w:rsid w:val="006C56FD"/>
    <w:rsid w:val="006C6235"/>
    <w:rsid w:val="006C71EF"/>
    <w:rsid w:val="006D0AEF"/>
    <w:rsid w:val="006D0DB8"/>
    <w:rsid w:val="006D287B"/>
    <w:rsid w:val="006D7E43"/>
    <w:rsid w:val="006E2332"/>
    <w:rsid w:val="006E3D5A"/>
    <w:rsid w:val="006E68D0"/>
    <w:rsid w:val="006F0A2F"/>
    <w:rsid w:val="006F0A78"/>
    <w:rsid w:val="006F0EFB"/>
    <w:rsid w:val="006F17D6"/>
    <w:rsid w:val="006F26A8"/>
    <w:rsid w:val="006F2DC2"/>
    <w:rsid w:val="006F736E"/>
    <w:rsid w:val="006F758B"/>
    <w:rsid w:val="0070121C"/>
    <w:rsid w:val="007021F4"/>
    <w:rsid w:val="00702497"/>
    <w:rsid w:val="0070337A"/>
    <w:rsid w:val="007061F9"/>
    <w:rsid w:val="007100C2"/>
    <w:rsid w:val="00713ED0"/>
    <w:rsid w:val="00717E32"/>
    <w:rsid w:val="00726535"/>
    <w:rsid w:val="007265E2"/>
    <w:rsid w:val="00726A8A"/>
    <w:rsid w:val="00726B9F"/>
    <w:rsid w:val="007333DC"/>
    <w:rsid w:val="00733848"/>
    <w:rsid w:val="00735A6B"/>
    <w:rsid w:val="007378CB"/>
    <w:rsid w:val="007378D8"/>
    <w:rsid w:val="00741123"/>
    <w:rsid w:val="00744364"/>
    <w:rsid w:val="00744720"/>
    <w:rsid w:val="00746E33"/>
    <w:rsid w:val="0075433A"/>
    <w:rsid w:val="00754A8D"/>
    <w:rsid w:val="007557BA"/>
    <w:rsid w:val="007567F3"/>
    <w:rsid w:val="007645D2"/>
    <w:rsid w:val="0076496B"/>
    <w:rsid w:val="0076599C"/>
    <w:rsid w:val="00765DFA"/>
    <w:rsid w:val="0076721F"/>
    <w:rsid w:val="00772182"/>
    <w:rsid w:val="00775993"/>
    <w:rsid w:val="00775B93"/>
    <w:rsid w:val="0078224E"/>
    <w:rsid w:val="007828EA"/>
    <w:rsid w:val="00782D0B"/>
    <w:rsid w:val="00790DA8"/>
    <w:rsid w:val="00794C36"/>
    <w:rsid w:val="007A10C3"/>
    <w:rsid w:val="007A3206"/>
    <w:rsid w:val="007B211C"/>
    <w:rsid w:val="007B3E18"/>
    <w:rsid w:val="007B5617"/>
    <w:rsid w:val="007B60E2"/>
    <w:rsid w:val="007B6574"/>
    <w:rsid w:val="007C62EF"/>
    <w:rsid w:val="007D0C96"/>
    <w:rsid w:val="007D0EE2"/>
    <w:rsid w:val="007D1777"/>
    <w:rsid w:val="007D42A2"/>
    <w:rsid w:val="007D6227"/>
    <w:rsid w:val="007D72A6"/>
    <w:rsid w:val="007E0DAE"/>
    <w:rsid w:val="007E1A9A"/>
    <w:rsid w:val="007E434D"/>
    <w:rsid w:val="007E4C98"/>
    <w:rsid w:val="007E555A"/>
    <w:rsid w:val="007E6662"/>
    <w:rsid w:val="007E7452"/>
    <w:rsid w:val="007E7C11"/>
    <w:rsid w:val="007F183C"/>
    <w:rsid w:val="007F1F02"/>
    <w:rsid w:val="007F567B"/>
    <w:rsid w:val="00800C94"/>
    <w:rsid w:val="00802A8A"/>
    <w:rsid w:val="00805AD9"/>
    <w:rsid w:val="008070F3"/>
    <w:rsid w:val="0080752B"/>
    <w:rsid w:val="00807FB0"/>
    <w:rsid w:val="00810F84"/>
    <w:rsid w:val="00813AB7"/>
    <w:rsid w:val="00814CE3"/>
    <w:rsid w:val="0081683E"/>
    <w:rsid w:val="00816DFB"/>
    <w:rsid w:val="00817B6F"/>
    <w:rsid w:val="00822A01"/>
    <w:rsid w:val="00822C16"/>
    <w:rsid w:val="00822E7E"/>
    <w:rsid w:val="00823B24"/>
    <w:rsid w:val="008248E8"/>
    <w:rsid w:val="008266AE"/>
    <w:rsid w:val="00827263"/>
    <w:rsid w:val="008301A3"/>
    <w:rsid w:val="00832850"/>
    <w:rsid w:val="00832C79"/>
    <w:rsid w:val="00837213"/>
    <w:rsid w:val="00844729"/>
    <w:rsid w:val="00847C5D"/>
    <w:rsid w:val="00851355"/>
    <w:rsid w:val="0085465A"/>
    <w:rsid w:val="00855276"/>
    <w:rsid w:val="00855844"/>
    <w:rsid w:val="00864A01"/>
    <w:rsid w:val="0086703D"/>
    <w:rsid w:val="008672F7"/>
    <w:rsid w:val="0086752F"/>
    <w:rsid w:val="00870197"/>
    <w:rsid w:val="0087253D"/>
    <w:rsid w:val="00873CD5"/>
    <w:rsid w:val="00874882"/>
    <w:rsid w:val="00874D9F"/>
    <w:rsid w:val="0087713B"/>
    <w:rsid w:val="00884234"/>
    <w:rsid w:val="008851BD"/>
    <w:rsid w:val="00886BAE"/>
    <w:rsid w:val="00894301"/>
    <w:rsid w:val="008A00C0"/>
    <w:rsid w:val="008A0964"/>
    <w:rsid w:val="008A0A99"/>
    <w:rsid w:val="008A697D"/>
    <w:rsid w:val="008B24C7"/>
    <w:rsid w:val="008B4DA6"/>
    <w:rsid w:val="008B532B"/>
    <w:rsid w:val="008B6ED6"/>
    <w:rsid w:val="008B754A"/>
    <w:rsid w:val="008C5F1B"/>
    <w:rsid w:val="008D703E"/>
    <w:rsid w:val="008D74B9"/>
    <w:rsid w:val="008E1092"/>
    <w:rsid w:val="008E2801"/>
    <w:rsid w:val="008E3DD7"/>
    <w:rsid w:val="008E3F2C"/>
    <w:rsid w:val="008E4773"/>
    <w:rsid w:val="008E7768"/>
    <w:rsid w:val="008F0BC2"/>
    <w:rsid w:val="008F190A"/>
    <w:rsid w:val="008F1DCB"/>
    <w:rsid w:val="008F37F9"/>
    <w:rsid w:val="008F4289"/>
    <w:rsid w:val="008F6505"/>
    <w:rsid w:val="008F6B32"/>
    <w:rsid w:val="009000E2"/>
    <w:rsid w:val="00905CC4"/>
    <w:rsid w:val="00906401"/>
    <w:rsid w:val="009065AB"/>
    <w:rsid w:val="00906D65"/>
    <w:rsid w:val="00912ABB"/>
    <w:rsid w:val="0091307E"/>
    <w:rsid w:val="00916F6B"/>
    <w:rsid w:val="00917387"/>
    <w:rsid w:val="0092080A"/>
    <w:rsid w:val="00920A4D"/>
    <w:rsid w:val="00922B5C"/>
    <w:rsid w:val="009237DA"/>
    <w:rsid w:val="009322D2"/>
    <w:rsid w:val="00933262"/>
    <w:rsid w:val="0093395B"/>
    <w:rsid w:val="0093546C"/>
    <w:rsid w:val="0093738A"/>
    <w:rsid w:val="00940DEE"/>
    <w:rsid w:val="009414BC"/>
    <w:rsid w:val="00941B1D"/>
    <w:rsid w:val="0094494A"/>
    <w:rsid w:val="00945211"/>
    <w:rsid w:val="0094559A"/>
    <w:rsid w:val="0095230D"/>
    <w:rsid w:val="00953C0E"/>
    <w:rsid w:val="009550D4"/>
    <w:rsid w:val="00956D70"/>
    <w:rsid w:val="00960678"/>
    <w:rsid w:val="0096263A"/>
    <w:rsid w:val="009650EF"/>
    <w:rsid w:val="00965C38"/>
    <w:rsid w:val="00965C40"/>
    <w:rsid w:val="00973099"/>
    <w:rsid w:val="009745AB"/>
    <w:rsid w:val="00980C13"/>
    <w:rsid w:val="009821BD"/>
    <w:rsid w:val="009822E6"/>
    <w:rsid w:val="0098373F"/>
    <w:rsid w:val="009912F7"/>
    <w:rsid w:val="009961CE"/>
    <w:rsid w:val="009963A7"/>
    <w:rsid w:val="00996953"/>
    <w:rsid w:val="009A2195"/>
    <w:rsid w:val="009A236C"/>
    <w:rsid w:val="009A23E5"/>
    <w:rsid w:val="009A36E3"/>
    <w:rsid w:val="009A4824"/>
    <w:rsid w:val="009A66B2"/>
    <w:rsid w:val="009A791B"/>
    <w:rsid w:val="009A7BD1"/>
    <w:rsid w:val="009B217A"/>
    <w:rsid w:val="009B5B9D"/>
    <w:rsid w:val="009B66EF"/>
    <w:rsid w:val="009B6A7E"/>
    <w:rsid w:val="009B6F04"/>
    <w:rsid w:val="009B7DE6"/>
    <w:rsid w:val="009C16A8"/>
    <w:rsid w:val="009C4039"/>
    <w:rsid w:val="009C4496"/>
    <w:rsid w:val="009C456F"/>
    <w:rsid w:val="009C458C"/>
    <w:rsid w:val="009C4893"/>
    <w:rsid w:val="009C4B51"/>
    <w:rsid w:val="009C4CCB"/>
    <w:rsid w:val="009D09E5"/>
    <w:rsid w:val="009D35DB"/>
    <w:rsid w:val="009D59C4"/>
    <w:rsid w:val="009D79FC"/>
    <w:rsid w:val="009E08C1"/>
    <w:rsid w:val="009E211D"/>
    <w:rsid w:val="009F23AE"/>
    <w:rsid w:val="009F374C"/>
    <w:rsid w:val="009F3DA1"/>
    <w:rsid w:val="009F4914"/>
    <w:rsid w:val="009F547D"/>
    <w:rsid w:val="009F580F"/>
    <w:rsid w:val="009F662D"/>
    <w:rsid w:val="009F670F"/>
    <w:rsid w:val="00A034FD"/>
    <w:rsid w:val="00A12111"/>
    <w:rsid w:val="00A1326B"/>
    <w:rsid w:val="00A141B6"/>
    <w:rsid w:val="00A14518"/>
    <w:rsid w:val="00A15EEC"/>
    <w:rsid w:val="00A16263"/>
    <w:rsid w:val="00A2125E"/>
    <w:rsid w:val="00A22165"/>
    <w:rsid w:val="00A239A0"/>
    <w:rsid w:val="00A23C2F"/>
    <w:rsid w:val="00A245B8"/>
    <w:rsid w:val="00A2551E"/>
    <w:rsid w:val="00A25FAC"/>
    <w:rsid w:val="00A27428"/>
    <w:rsid w:val="00A301AA"/>
    <w:rsid w:val="00A37605"/>
    <w:rsid w:val="00A4042C"/>
    <w:rsid w:val="00A44316"/>
    <w:rsid w:val="00A5085C"/>
    <w:rsid w:val="00A53E33"/>
    <w:rsid w:val="00A54B4D"/>
    <w:rsid w:val="00A55DCD"/>
    <w:rsid w:val="00A5617A"/>
    <w:rsid w:val="00A605A0"/>
    <w:rsid w:val="00A608AA"/>
    <w:rsid w:val="00A62CA1"/>
    <w:rsid w:val="00A63643"/>
    <w:rsid w:val="00A64D09"/>
    <w:rsid w:val="00A65A70"/>
    <w:rsid w:val="00A71626"/>
    <w:rsid w:val="00A72014"/>
    <w:rsid w:val="00A73A89"/>
    <w:rsid w:val="00A80299"/>
    <w:rsid w:val="00A81E68"/>
    <w:rsid w:val="00A828E8"/>
    <w:rsid w:val="00A837DE"/>
    <w:rsid w:val="00A83893"/>
    <w:rsid w:val="00A83918"/>
    <w:rsid w:val="00A87368"/>
    <w:rsid w:val="00A9039D"/>
    <w:rsid w:val="00A9165C"/>
    <w:rsid w:val="00A93C55"/>
    <w:rsid w:val="00A94CED"/>
    <w:rsid w:val="00A97B1D"/>
    <w:rsid w:val="00AA0759"/>
    <w:rsid w:val="00AA4F1C"/>
    <w:rsid w:val="00AA55FC"/>
    <w:rsid w:val="00AA72AF"/>
    <w:rsid w:val="00AB0CCB"/>
    <w:rsid w:val="00AB10C3"/>
    <w:rsid w:val="00AB4697"/>
    <w:rsid w:val="00AB4ECC"/>
    <w:rsid w:val="00AB529C"/>
    <w:rsid w:val="00AC03BC"/>
    <w:rsid w:val="00AC2E42"/>
    <w:rsid w:val="00AC3800"/>
    <w:rsid w:val="00AC6F2B"/>
    <w:rsid w:val="00AC7976"/>
    <w:rsid w:val="00AD03B4"/>
    <w:rsid w:val="00AD0D6B"/>
    <w:rsid w:val="00AD1ABE"/>
    <w:rsid w:val="00AD3143"/>
    <w:rsid w:val="00AD33C0"/>
    <w:rsid w:val="00AE1F7F"/>
    <w:rsid w:val="00AE289A"/>
    <w:rsid w:val="00AE43C4"/>
    <w:rsid w:val="00AE581A"/>
    <w:rsid w:val="00AE6F89"/>
    <w:rsid w:val="00AF0EED"/>
    <w:rsid w:val="00AF54BB"/>
    <w:rsid w:val="00B0100E"/>
    <w:rsid w:val="00B052B4"/>
    <w:rsid w:val="00B0606C"/>
    <w:rsid w:val="00B06864"/>
    <w:rsid w:val="00B11552"/>
    <w:rsid w:val="00B13359"/>
    <w:rsid w:val="00B13DA7"/>
    <w:rsid w:val="00B1516E"/>
    <w:rsid w:val="00B153BF"/>
    <w:rsid w:val="00B207DC"/>
    <w:rsid w:val="00B214BF"/>
    <w:rsid w:val="00B214EC"/>
    <w:rsid w:val="00B22AAE"/>
    <w:rsid w:val="00B22CC8"/>
    <w:rsid w:val="00B24884"/>
    <w:rsid w:val="00B2496C"/>
    <w:rsid w:val="00B256A7"/>
    <w:rsid w:val="00B259C9"/>
    <w:rsid w:val="00B34159"/>
    <w:rsid w:val="00B34AE8"/>
    <w:rsid w:val="00B34B2D"/>
    <w:rsid w:val="00B34FFB"/>
    <w:rsid w:val="00B35D0C"/>
    <w:rsid w:val="00B36568"/>
    <w:rsid w:val="00B4009B"/>
    <w:rsid w:val="00B45207"/>
    <w:rsid w:val="00B45293"/>
    <w:rsid w:val="00B455BE"/>
    <w:rsid w:val="00B5194E"/>
    <w:rsid w:val="00B555CF"/>
    <w:rsid w:val="00B609EB"/>
    <w:rsid w:val="00B609F1"/>
    <w:rsid w:val="00B613C7"/>
    <w:rsid w:val="00B623A4"/>
    <w:rsid w:val="00B65A9D"/>
    <w:rsid w:val="00B66E89"/>
    <w:rsid w:val="00B7075E"/>
    <w:rsid w:val="00B74182"/>
    <w:rsid w:val="00B76374"/>
    <w:rsid w:val="00B8230D"/>
    <w:rsid w:val="00B835DB"/>
    <w:rsid w:val="00B85AF8"/>
    <w:rsid w:val="00B85E2F"/>
    <w:rsid w:val="00B8608F"/>
    <w:rsid w:val="00B86E58"/>
    <w:rsid w:val="00B90682"/>
    <w:rsid w:val="00B92A93"/>
    <w:rsid w:val="00B932EF"/>
    <w:rsid w:val="00B957CD"/>
    <w:rsid w:val="00BA4BCB"/>
    <w:rsid w:val="00BA571D"/>
    <w:rsid w:val="00BA6FEC"/>
    <w:rsid w:val="00BB0B0A"/>
    <w:rsid w:val="00BB1BAE"/>
    <w:rsid w:val="00BB58F5"/>
    <w:rsid w:val="00BC3264"/>
    <w:rsid w:val="00BD2A83"/>
    <w:rsid w:val="00BD68A0"/>
    <w:rsid w:val="00BE4841"/>
    <w:rsid w:val="00BF5D6E"/>
    <w:rsid w:val="00BF78B2"/>
    <w:rsid w:val="00C01BB5"/>
    <w:rsid w:val="00C02720"/>
    <w:rsid w:val="00C03F87"/>
    <w:rsid w:val="00C03FEE"/>
    <w:rsid w:val="00C042F0"/>
    <w:rsid w:val="00C071AD"/>
    <w:rsid w:val="00C10167"/>
    <w:rsid w:val="00C12D47"/>
    <w:rsid w:val="00C144EC"/>
    <w:rsid w:val="00C15239"/>
    <w:rsid w:val="00C15675"/>
    <w:rsid w:val="00C23554"/>
    <w:rsid w:val="00C235CB"/>
    <w:rsid w:val="00C23A04"/>
    <w:rsid w:val="00C26349"/>
    <w:rsid w:val="00C2646F"/>
    <w:rsid w:val="00C26616"/>
    <w:rsid w:val="00C27A53"/>
    <w:rsid w:val="00C300A8"/>
    <w:rsid w:val="00C3256B"/>
    <w:rsid w:val="00C3292C"/>
    <w:rsid w:val="00C335E2"/>
    <w:rsid w:val="00C36B32"/>
    <w:rsid w:val="00C41249"/>
    <w:rsid w:val="00C457DB"/>
    <w:rsid w:val="00C512F7"/>
    <w:rsid w:val="00C51B4A"/>
    <w:rsid w:val="00C61FC7"/>
    <w:rsid w:val="00C6426B"/>
    <w:rsid w:val="00C67179"/>
    <w:rsid w:val="00C67FCD"/>
    <w:rsid w:val="00C70909"/>
    <w:rsid w:val="00C71A47"/>
    <w:rsid w:val="00C73FAC"/>
    <w:rsid w:val="00C746E0"/>
    <w:rsid w:val="00C769B4"/>
    <w:rsid w:val="00C81654"/>
    <w:rsid w:val="00C83C72"/>
    <w:rsid w:val="00C8468B"/>
    <w:rsid w:val="00C8487B"/>
    <w:rsid w:val="00C86D28"/>
    <w:rsid w:val="00C874E4"/>
    <w:rsid w:val="00C87FCB"/>
    <w:rsid w:val="00C92D5C"/>
    <w:rsid w:val="00C93871"/>
    <w:rsid w:val="00C962BE"/>
    <w:rsid w:val="00C97A59"/>
    <w:rsid w:val="00CA552A"/>
    <w:rsid w:val="00CA5A0B"/>
    <w:rsid w:val="00CA5D69"/>
    <w:rsid w:val="00CA7D36"/>
    <w:rsid w:val="00CB135D"/>
    <w:rsid w:val="00CB2EE8"/>
    <w:rsid w:val="00CB5DBB"/>
    <w:rsid w:val="00CB61D5"/>
    <w:rsid w:val="00CB6345"/>
    <w:rsid w:val="00CC12E2"/>
    <w:rsid w:val="00CD1055"/>
    <w:rsid w:val="00CD3918"/>
    <w:rsid w:val="00CD6D37"/>
    <w:rsid w:val="00CE1024"/>
    <w:rsid w:val="00CE117B"/>
    <w:rsid w:val="00CE3C9E"/>
    <w:rsid w:val="00CE4F1D"/>
    <w:rsid w:val="00CE5638"/>
    <w:rsid w:val="00CF1DCC"/>
    <w:rsid w:val="00CF4C19"/>
    <w:rsid w:val="00CF4FE9"/>
    <w:rsid w:val="00D00D90"/>
    <w:rsid w:val="00D0194F"/>
    <w:rsid w:val="00D037C9"/>
    <w:rsid w:val="00D03EA0"/>
    <w:rsid w:val="00D0400D"/>
    <w:rsid w:val="00D049EC"/>
    <w:rsid w:val="00D064D8"/>
    <w:rsid w:val="00D06E51"/>
    <w:rsid w:val="00D076A3"/>
    <w:rsid w:val="00D12D74"/>
    <w:rsid w:val="00D169B0"/>
    <w:rsid w:val="00D16D17"/>
    <w:rsid w:val="00D22CA8"/>
    <w:rsid w:val="00D27B6C"/>
    <w:rsid w:val="00D31666"/>
    <w:rsid w:val="00D322C2"/>
    <w:rsid w:val="00D33462"/>
    <w:rsid w:val="00D362B4"/>
    <w:rsid w:val="00D4006F"/>
    <w:rsid w:val="00D45FA2"/>
    <w:rsid w:val="00D466E7"/>
    <w:rsid w:val="00D477EF"/>
    <w:rsid w:val="00D47B13"/>
    <w:rsid w:val="00D522C4"/>
    <w:rsid w:val="00D526BD"/>
    <w:rsid w:val="00D5280A"/>
    <w:rsid w:val="00D53A9D"/>
    <w:rsid w:val="00D606F7"/>
    <w:rsid w:val="00D63EBB"/>
    <w:rsid w:val="00D6696B"/>
    <w:rsid w:val="00D6798A"/>
    <w:rsid w:val="00D7393A"/>
    <w:rsid w:val="00D80B41"/>
    <w:rsid w:val="00D8118F"/>
    <w:rsid w:val="00D82573"/>
    <w:rsid w:val="00D82855"/>
    <w:rsid w:val="00D83A7D"/>
    <w:rsid w:val="00D83C50"/>
    <w:rsid w:val="00D851D8"/>
    <w:rsid w:val="00D87645"/>
    <w:rsid w:val="00D9171E"/>
    <w:rsid w:val="00D91975"/>
    <w:rsid w:val="00D93233"/>
    <w:rsid w:val="00D95F0A"/>
    <w:rsid w:val="00D9625D"/>
    <w:rsid w:val="00DA0157"/>
    <w:rsid w:val="00DA0E0D"/>
    <w:rsid w:val="00DA1922"/>
    <w:rsid w:val="00DA2F13"/>
    <w:rsid w:val="00DA5533"/>
    <w:rsid w:val="00DB3D16"/>
    <w:rsid w:val="00DB545E"/>
    <w:rsid w:val="00DB5819"/>
    <w:rsid w:val="00DC0ED2"/>
    <w:rsid w:val="00DC1DF9"/>
    <w:rsid w:val="00DC2362"/>
    <w:rsid w:val="00DC3424"/>
    <w:rsid w:val="00DC62FB"/>
    <w:rsid w:val="00DC74DD"/>
    <w:rsid w:val="00DC76DB"/>
    <w:rsid w:val="00DD0285"/>
    <w:rsid w:val="00DD1869"/>
    <w:rsid w:val="00DE0962"/>
    <w:rsid w:val="00DE0AA0"/>
    <w:rsid w:val="00DE2C19"/>
    <w:rsid w:val="00DE43B4"/>
    <w:rsid w:val="00DE4FA1"/>
    <w:rsid w:val="00DE788D"/>
    <w:rsid w:val="00DF379B"/>
    <w:rsid w:val="00DF3C63"/>
    <w:rsid w:val="00DF7065"/>
    <w:rsid w:val="00E06328"/>
    <w:rsid w:val="00E07018"/>
    <w:rsid w:val="00E074A9"/>
    <w:rsid w:val="00E128B3"/>
    <w:rsid w:val="00E14213"/>
    <w:rsid w:val="00E15687"/>
    <w:rsid w:val="00E25A96"/>
    <w:rsid w:val="00E26843"/>
    <w:rsid w:val="00E3062B"/>
    <w:rsid w:val="00E3461C"/>
    <w:rsid w:val="00E34881"/>
    <w:rsid w:val="00E34F10"/>
    <w:rsid w:val="00E35847"/>
    <w:rsid w:val="00E37AB2"/>
    <w:rsid w:val="00E41189"/>
    <w:rsid w:val="00E42285"/>
    <w:rsid w:val="00E4235D"/>
    <w:rsid w:val="00E44122"/>
    <w:rsid w:val="00E44B84"/>
    <w:rsid w:val="00E4562B"/>
    <w:rsid w:val="00E51711"/>
    <w:rsid w:val="00E522E5"/>
    <w:rsid w:val="00E53118"/>
    <w:rsid w:val="00E53B04"/>
    <w:rsid w:val="00E55FA4"/>
    <w:rsid w:val="00E56200"/>
    <w:rsid w:val="00E5644B"/>
    <w:rsid w:val="00E5698C"/>
    <w:rsid w:val="00E6217A"/>
    <w:rsid w:val="00E62918"/>
    <w:rsid w:val="00E63240"/>
    <w:rsid w:val="00E640D5"/>
    <w:rsid w:val="00E6515F"/>
    <w:rsid w:val="00E655DC"/>
    <w:rsid w:val="00E74DA1"/>
    <w:rsid w:val="00E80B1E"/>
    <w:rsid w:val="00E907D3"/>
    <w:rsid w:val="00E94975"/>
    <w:rsid w:val="00E94C6F"/>
    <w:rsid w:val="00E96545"/>
    <w:rsid w:val="00EA2392"/>
    <w:rsid w:val="00EB0528"/>
    <w:rsid w:val="00EB0DBE"/>
    <w:rsid w:val="00EC1450"/>
    <w:rsid w:val="00EC181B"/>
    <w:rsid w:val="00EC22F0"/>
    <w:rsid w:val="00EC52D2"/>
    <w:rsid w:val="00EC5CF7"/>
    <w:rsid w:val="00ED4EEB"/>
    <w:rsid w:val="00ED5FEB"/>
    <w:rsid w:val="00EE1A22"/>
    <w:rsid w:val="00EE288B"/>
    <w:rsid w:val="00EE31A1"/>
    <w:rsid w:val="00EE3A34"/>
    <w:rsid w:val="00EE4105"/>
    <w:rsid w:val="00EE5EEA"/>
    <w:rsid w:val="00EE723F"/>
    <w:rsid w:val="00EF028C"/>
    <w:rsid w:val="00EF3928"/>
    <w:rsid w:val="00EF4E48"/>
    <w:rsid w:val="00F01D81"/>
    <w:rsid w:val="00F049C2"/>
    <w:rsid w:val="00F123DD"/>
    <w:rsid w:val="00F126C0"/>
    <w:rsid w:val="00F13125"/>
    <w:rsid w:val="00F13757"/>
    <w:rsid w:val="00F22C7D"/>
    <w:rsid w:val="00F2560B"/>
    <w:rsid w:val="00F25DD9"/>
    <w:rsid w:val="00F25E0A"/>
    <w:rsid w:val="00F279A4"/>
    <w:rsid w:val="00F31A2A"/>
    <w:rsid w:val="00F3464E"/>
    <w:rsid w:val="00F35085"/>
    <w:rsid w:val="00F37125"/>
    <w:rsid w:val="00F37975"/>
    <w:rsid w:val="00F40531"/>
    <w:rsid w:val="00F40E80"/>
    <w:rsid w:val="00F42A50"/>
    <w:rsid w:val="00F4331C"/>
    <w:rsid w:val="00F43A3D"/>
    <w:rsid w:val="00F46A35"/>
    <w:rsid w:val="00F54E45"/>
    <w:rsid w:val="00F56BD5"/>
    <w:rsid w:val="00F56E38"/>
    <w:rsid w:val="00F602BB"/>
    <w:rsid w:val="00F606AD"/>
    <w:rsid w:val="00F636B5"/>
    <w:rsid w:val="00F7155E"/>
    <w:rsid w:val="00F7771F"/>
    <w:rsid w:val="00F807CC"/>
    <w:rsid w:val="00F8111E"/>
    <w:rsid w:val="00F83262"/>
    <w:rsid w:val="00F85FA9"/>
    <w:rsid w:val="00F866EE"/>
    <w:rsid w:val="00F92482"/>
    <w:rsid w:val="00F93008"/>
    <w:rsid w:val="00F93033"/>
    <w:rsid w:val="00F94153"/>
    <w:rsid w:val="00F943DE"/>
    <w:rsid w:val="00F94911"/>
    <w:rsid w:val="00F966D1"/>
    <w:rsid w:val="00FA0DC7"/>
    <w:rsid w:val="00FA1C64"/>
    <w:rsid w:val="00FA402B"/>
    <w:rsid w:val="00FB0664"/>
    <w:rsid w:val="00FB30EC"/>
    <w:rsid w:val="00FC0EC9"/>
    <w:rsid w:val="00FC1270"/>
    <w:rsid w:val="00FC50E0"/>
    <w:rsid w:val="00FC6A30"/>
    <w:rsid w:val="00FC6E7B"/>
    <w:rsid w:val="00FC7786"/>
    <w:rsid w:val="00FD344E"/>
    <w:rsid w:val="00FD3A3B"/>
    <w:rsid w:val="00FD5657"/>
    <w:rsid w:val="00FE037B"/>
    <w:rsid w:val="00FE1580"/>
    <w:rsid w:val="00FE1DCC"/>
    <w:rsid w:val="00FE429F"/>
    <w:rsid w:val="00FE7351"/>
    <w:rsid w:val="00FE765A"/>
    <w:rsid w:val="00FE7F02"/>
    <w:rsid w:val="00FF2159"/>
    <w:rsid w:val="00FF4407"/>
    <w:rsid w:val="00FF70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ac36f,#f69466,#f38f73,#9cdaeb,#61b4df"/>
    </o:shapedefaults>
    <o:shapelayout v:ext="edit">
      <o:idmap v:ext="edit" data="2"/>
    </o:shapelayout>
  </w:shapeDefaults>
  <w:decimalSymbol w:val="."/>
  <w:listSeparator w:val=","/>
  <w14:docId w14:val="441AA58A"/>
  <w15:docId w15:val="{CDE42272-D379-4119-A40B-0841C1630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26B"/>
    <w:pPr>
      <w:keepNext/>
      <w:keepLines/>
      <w:spacing w:before="480" w:after="0"/>
      <w:outlineLvl w:val="0"/>
    </w:pPr>
    <w:rPr>
      <w:rFonts w:eastAsiaTheme="majorEastAsia" w:cstheme="minorHAns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0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7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05F61"/>
  </w:style>
  <w:style w:type="paragraph" w:styleId="NormalWeb">
    <w:name w:val="Normal (Web)"/>
    <w:basedOn w:val="Normal"/>
    <w:uiPriority w:val="99"/>
    <w:unhideWhenUsed/>
    <w:rsid w:val="00B13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3DA7"/>
    <w:rPr>
      <w:b/>
      <w:bCs/>
    </w:rPr>
  </w:style>
  <w:style w:type="character" w:styleId="Hyperlink">
    <w:name w:val="Hyperlink"/>
    <w:basedOn w:val="DefaultParagraphFont"/>
    <w:uiPriority w:val="99"/>
    <w:unhideWhenUsed/>
    <w:rsid w:val="004A01A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0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3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0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EED"/>
  </w:style>
  <w:style w:type="paragraph" w:styleId="Footer">
    <w:name w:val="footer"/>
    <w:basedOn w:val="Normal"/>
    <w:link w:val="FooterChar"/>
    <w:uiPriority w:val="99"/>
    <w:unhideWhenUsed/>
    <w:rsid w:val="00AF0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EED"/>
  </w:style>
  <w:style w:type="paragraph" w:styleId="NoSpacing">
    <w:name w:val="No Spacing"/>
    <w:link w:val="NoSpacingChar"/>
    <w:uiPriority w:val="1"/>
    <w:qFormat/>
    <w:rsid w:val="00536E58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36E58"/>
    <w:rPr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536E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36E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E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36E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B526B"/>
    <w:rPr>
      <w:rFonts w:eastAsiaTheme="majorEastAsia" w:cstheme="minorHAns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D6D37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670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234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3485"/>
    <w:pPr>
      <w:spacing w:after="100"/>
      <w:ind w:left="220"/>
    </w:pPr>
  </w:style>
  <w:style w:type="table" w:styleId="TableGrid">
    <w:name w:val="Table Grid"/>
    <w:basedOn w:val="TableNormal"/>
    <w:uiPriority w:val="59"/>
    <w:rsid w:val="0047673F"/>
    <w:pPr>
      <w:spacing w:after="0" w:line="240" w:lineRule="auto"/>
    </w:pPr>
    <w:rPr>
      <w:rFonts w:eastAsiaTheme="minorHAnsi"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on">
    <w:name w:val="Revision"/>
    <w:hidden/>
    <w:uiPriority w:val="99"/>
    <w:semiHidden/>
    <w:rsid w:val="00471D6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D040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40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40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40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400D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7E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657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microsoft.com/office/2011/relationships/people" Target="peop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A88210-1D8F-4C10-B686-9C1D58C82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11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Increasing the Speed of Delivery Value</vt:lpstr>
    </vt:vector>
  </TitlesOfParts>
  <Company>Microsoft</Company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Increasing the Speed of Delivery Value</dc:title>
  <dc:subject>A case study for the ACP Certification Course</dc:subject>
  <dc:creator>Dell</dc:creator>
  <cp:lastModifiedBy>Swapna Samir Shukla</cp:lastModifiedBy>
  <cp:revision>14</cp:revision>
  <cp:lastPrinted>2015-06-22T11:54:00Z</cp:lastPrinted>
  <dcterms:created xsi:type="dcterms:W3CDTF">2016-01-24T11:02:00Z</dcterms:created>
  <dcterms:modified xsi:type="dcterms:W3CDTF">2024-06-25T17:44:00Z</dcterms:modified>
</cp:coreProperties>
</file>